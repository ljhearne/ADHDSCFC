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AB2C4" w14:textId="74A333D9" w:rsidR="002B5B68" w:rsidRPr="00883E3A" w:rsidRDefault="00454EF1">
      <w:pPr>
        <w:contextualSpacing w:val="0"/>
        <w:jc w:val="center"/>
        <w:rPr>
          <w:rFonts w:ascii="Times New Roman" w:eastAsia="Times New Roman" w:hAnsi="Times New Roman" w:cs="Times New Roman"/>
          <w:b/>
          <w:sz w:val="28"/>
          <w:szCs w:val="28"/>
          <w:rPrChange w:id="0" w:author="Luca Cocchi" w:date="2018-12-12T09:31:00Z">
            <w:rPr>
              <w:rFonts w:ascii="Times New Roman" w:eastAsia="Times New Roman" w:hAnsi="Times New Roman" w:cs="Times New Roman"/>
              <w:b/>
              <w:sz w:val="36"/>
              <w:szCs w:val="36"/>
            </w:rPr>
          </w:rPrChange>
        </w:rPr>
      </w:pPr>
      <w:del w:id="1" w:author="Luca Cocchi" w:date="2018-12-11T15:29:00Z">
        <w:r w:rsidRPr="00883E3A" w:rsidDel="00A60807">
          <w:rPr>
            <w:rFonts w:ascii="Times New Roman" w:eastAsia="Times New Roman" w:hAnsi="Times New Roman" w:cs="Times New Roman"/>
            <w:b/>
            <w:sz w:val="28"/>
            <w:szCs w:val="28"/>
            <w:rPrChange w:id="2" w:author="Luca Cocchi" w:date="2018-12-12T09:31:00Z">
              <w:rPr>
                <w:rFonts w:ascii="Times New Roman" w:eastAsia="Times New Roman" w:hAnsi="Times New Roman" w:cs="Times New Roman"/>
                <w:b/>
                <w:sz w:val="36"/>
                <w:szCs w:val="36"/>
              </w:rPr>
            </w:rPrChange>
          </w:rPr>
          <w:delText xml:space="preserve">Altered </w:delText>
        </w:r>
      </w:del>
      <w:ins w:id="3" w:author="Luca Cocchi" w:date="2018-12-11T15:29:00Z">
        <w:r w:rsidR="00A60807" w:rsidRPr="00883E3A">
          <w:rPr>
            <w:rFonts w:ascii="Times New Roman" w:eastAsia="Times New Roman" w:hAnsi="Times New Roman" w:cs="Times New Roman"/>
            <w:b/>
            <w:sz w:val="28"/>
            <w:szCs w:val="28"/>
            <w:rPrChange w:id="4" w:author="Luca Cocchi" w:date="2018-12-12T09:31:00Z">
              <w:rPr>
                <w:rFonts w:ascii="Times New Roman" w:eastAsia="Times New Roman" w:hAnsi="Times New Roman" w:cs="Times New Roman"/>
                <w:b/>
                <w:sz w:val="36"/>
                <w:szCs w:val="36"/>
              </w:rPr>
            </w:rPrChange>
          </w:rPr>
          <w:t xml:space="preserve">Reduced </w:t>
        </w:r>
      </w:ins>
      <w:ins w:id="5" w:author="Luca Cocchi" w:date="2018-12-12T10:18:00Z">
        <w:r w:rsidR="00065CF1">
          <w:rPr>
            <w:rFonts w:ascii="Times New Roman" w:eastAsia="Times New Roman" w:hAnsi="Times New Roman" w:cs="Times New Roman"/>
            <w:b/>
            <w:sz w:val="28"/>
            <w:szCs w:val="28"/>
          </w:rPr>
          <w:t xml:space="preserve">structure-function </w:t>
        </w:r>
      </w:ins>
      <w:ins w:id="6" w:author="Luca Cocchi" w:date="2018-12-11T16:50:00Z">
        <w:r w:rsidR="00CC5365" w:rsidRPr="00883E3A">
          <w:rPr>
            <w:rFonts w:ascii="Times New Roman" w:eastAsia="Times New Roman" w:hAnsi="Times New Roman" w:cs="Times New Roman"/>
            <w:b/>
            <w:sz w:val="28"/>
            <w:szCs w:val="28"/>
            <w:rPrChange w:id="7" w:author="Luca Cocchi" w:date="2018-12-12T09:31:00Z">
              <w:rPr>
                <w:rFonts w:ascii="Times New Roman" w:eastAsia="Times New Roman" w:hAnsi="Times New Roman" w:cs="Times New Roman"/>
                <w:b/>
                <w:sz w:val="36"/>
                <w:szCs w:val="36"/>
              </w:rPr>
            </w:rPrChange>
          </w:rPr>
          <w:t xml:space="preserve">coupling </w:t>
        </w:r>
      </w:ins>
      <w:del w:id="8" w:author="Luca Cocchi" w:date="2018-12-12T10:18:00Z">
        <w:r w:rsidRPr="00883E3A" w:rsidDel="00065CF1">
          <w:rPr>
            <w:rFonts w:ascii="Times New Roman" w:eastAsia="Times New Roman" w:hAnsi="Times New Roman" w:cs="Times New Roman"/>
            <w:b/>
            <w:sz w:val="28"/>
            <w:szCs w:val="28"/>
            <w:rPrChange w:id="9" w:author="Luca Cocchi" w:date="2018-12-12T09:31:00Z">
              <w:rPr>
                <w:rFonts w:ascii="Times New Roman" w:eastAsia="Times New Roman" w:hAnsi="Times New Roman" w:cs="Times New Roman"/>
                <w:b/>
                <w:sz w:val="36"/>
                <w:szCs w:val="36"/>
              </w:rPr>
            </w:rPrChange>
          </w:rPr>
          <w:delText>structure</w:delText>
        </w:r>
      </w:del>
      <w:del w:id="10" w:author="Luca Cocchi" w:date="2018-12-11T16:50:00Z">
        <w:r w:rsidRPr="00883E3A" w:rsidDel="00CC5365">
          <w:rPr>
            <w:rFonts w:ascii="Times New Roman" w:eastAsia="Times New Roman" w:hAnsi="Times New Roman" w:cs="Times New Roman"/>
            <w:b/>
            <w:sz w:val="28"/>
            <w:szCs w:val="28"/>
            <w:rPrChange w:id="11" w:author="Luca Cocchi" w:date="2018-12-12T09:31:00Z">
              <w:rPr>
                <w:rFonts w:ascii="Times New Roman" w:eastAsia="Times New Roman" w:hAnsi="Times New Roman" w:cs="Times New Roman"/>
                <w:b/>
                <w:sz w:val="36"/>
                <w:szCs w:val="36"/>
              </w:rPr>
            </w:rPrChange>
          </w:rPr>
          <w:delText>-</w:delText>
        </w:r>
      </w:del>
      <w:del w:id="12" w:author="Luca Cocchi" w:date="2018-12-12T10:18:00Z">
        <w:r w:rsidRPr="00883E3A" w:rsidDel="00065CF1">
          <w:rPr>
            <w:rFonts w:ascii="Times New Roman" w:eastAsia="Times New Roman" w:hAnsi="Times New Roman" w:cs="Times New Roman"/>
            <w:b/>
            <w:sz w:val="28"/>
            <w:szCs w:val="28"/>
            <w:rPrChange w:id="13" w:author="Luca Cocchi" w:date="2018-12-12T09:31:00Z">
              <w:rPr>
                <w:rFonts w:ascii="Times New Roman" w:eastAsia="Times New Roman" w:hAnsi="Times New Roman" w:cs="Times New Roman"/>
                <w:b/>
                <w:sz w:val="36"/>
                <w:szCs w:val="36"/>
              </w:rPr>
            </w:rPrChange>
          </w:rPr>
          <w:delText>function</w:delText>
        </w:r>
      </w:del>
      <w:ins w:id="14" w:author="Luca Cocchi" w:date="2018-12-12T14:28:00Z">
        <w:r w:rsidR="0099124E">
          <w:rPr>
            <w:rFonts w:ascii="Times New Roman" w:eastAsia="Times New Roman" w:hAnsi="Times New Roman" w:cs="Times New Roman"/>
            <w:b/>
            <w:sz w:val="28"/>
            <w:szCs w:val="28"/>
          </w:rPr>
          <w:t>converge to brain hubs and</w:t>
        </w:r>
      </w:ins>
      <w:del w:id="15" w:author="Luca Cocchi" w:date="2018-12-12T10:17:00Z">
        <w:r w:rsidRPr="00883E3A" w:rsidDel="00065CF1">
          <w:rPr>
            <w:rFonts w:ascii="Times New Roman" w:eastAsia="Times New Roman" w:hAnsi="Times New Roman" w:cs="Times New Roman"/>
            <w:b/>
            <w:sz w:val="28"/>
            <w:szCs w:val="28"/>
            <w:rPrChange w:id="16" w:author="Luca Cocchi" w:date="2018-12-12T09:31:00Z">
              <w:rPr>
                <w:rFonts w:ascii="Times New Roman" w:eastAsia="Times New Roman" w:hAnsi="Times New Roman" w:cs="Times New Roman"/>
                <w:b/>
                <w:sz w:val="36"/>
                <w:szCs w:val="36"/>
              </w:rPr>
            </w:rPrChange>
          </w:rPr>
          <w:delText xml:space="preserve"> </w:delText>
        </w:r>
      </w:del>
      <w:ins w:id="17" w:author="Luca Cocchi" w:date="2018-12-12T10:17:00Z">
        <w:r w:rsidR="0099124E">
          <w:rPr>
            <w:rFonts w:ascii="Times New Roman" w:eastAsia="Times New Roman" w:hAnsi="Times New Roman" w:cs="Times New Roman"/>
            <w:b/>
            <w:sz w:val="28"/>
            <w:szCs w:val="28"/>
          </w:rPr>
          <w:t xml:space="preserve"> </w:t>
        </w:r>
      </w:ins>
      <w:del w:id="18" w:author="Luca Cocchi" w:date="2018-12-11T16:50:00Z">
        <w:r w:rsidRPr="00883E3A" w:rsidDel="00CC5365">
          <w:rPr>
            <w:rFonts w:ascii="Times New Roman" w:eastAsia="Times New Roman" w:hAnsi="Times New Roman" w:cs="Times New Roman"/>
            <w:b/>
            <w:sz w:val="28"/>
            <w:szCs w:val="28"/>
            <w:rPrChange w:id="19" w:author="Luca Cocchi" w:date="2018-12-12T09:31:00Z">
              <w:rPr>
                <w:rFonts w:ascii="Times New Roman" w:eastAsia="Times New Roman" w:hAnsi="Times New Roman" w:cs="Times New Roman"/>
                <w:b/>
                <w:sz w:val="36"/>
                <w:szCs w:val="36"/>
              </w:rPr>
            </w:rPrChange>
          </w:rPr>
          <w:delText xml:space="preserve">coupling </w:delText>
        </w:r>
      </w:del>
      <w:del w:id="20" w:author="Luca Cocchi" w:date="2018-12-12T09:30:00Z">
        <w:r w:rsidRPr="00883E3A" w:rsidDel="00883E3A">
          <w:rPr>
            <w:rFonts w:ascii="Times New Roman" w:eastAsia="Times New Roman" w:hAnsi="Times New Roman" w:cs="Times New Roman"/>
            <w:b/>
            <w:sz w:val="28"/>
            <w:szCs w:val="28"/>
            <w:rPrChange w:id="21" w:author="Luca Cocchi" w:date="2018-12-12T09:31:00Z">
              <w:rPr>
                <w:rFonts w:ascii="Times New Roman" w:eastAsia="Times New Roman" w:hAnsi="Times New Roman" w:cs="Times New Roman"/>
                <w:b/>
                <w:sz w:val="36"/>
                <w:szCs w:val="36"/>
              </w:rPr>
            </w:rPrChange>
          </w:rPr>
          <w:delText>in</w:delText>
        </w:r>
      </w:del>
      <w:ins w:id="22" w:author="Luca Cocchi" w:date="2018-12-12T09:30:00Z">
        <w:r w:rsidR="00883E3A" w:rsidRPr="00883E3A">
          <w:rPr>
            <w:rFonts w:ascii="Times New Roman" w:eastAsia="Times New Roman" w:hAnsi="Times New Roman" w:cs="Times New Roman"/>
            <w:b/>
            <w:sz w:val="28"/>
            <w:szCs w:val="28"/>
            <w:rPrChange w:id="23" w:author="Luca Cocchi" w:date="2018-12-12T09:31:00Z">
              <w:rPr>
                <w:rFonts w:ascii="Times New Roman" w:eastAsia="Times New Roman" w:hAnsi="Times New Roman" w:cs="Times New Roman"/>
                <w:b/>
                <w:sz w:val="36"/>
                <w:szCs w:val="36"/>
              </w:rPr>
            </w:rPrChange>
          </w:rPr>
          <w:t>correlate</w:t>
        </w:r>
      </w:ins>
      <w:ins w:id="24" w:author="Luca Cocchi" w:date="2018-12-12T09:31:00Z">
        <w:r w:rsidR="003B704C">
          <w:rPr>
            <w:rFonts w:ascii="Times New Roman" w:eastAsia="Times New Roman" w:hAnsi="Times New Roman" w:cs="Times New Roman"/>
            <w:b/>
            <w:sz w:val="28"/>
            <w:szCs w:val="28"/>
          </w:rPr>
          <w:t>s</w:t>
        </w:r>
      </w:ins>
      <w:ins w:id="25" w:author="Luca Cocchi" w:date="2018-12-12T09:30:00Z">
        <w:r w:rsidR="00883E3A" w:rsidRPr="00883E3A">
          <w:rPr>
            <w:rFonts w:ascii="Times New Roman" w:eastAsia="Times New Roman" w:hAnsi="Times New Roman" w:cs="Times New Roman"/>
            <w:b/>
            <w:sz w:val="28"/>
            <w:szCs w:val="28"/>
            <w:rPrChange w:id="26" w:author="Luca Cocchi" w:date="2018-12-12T09:31:00Z">
              <w:rPr>
                <w:rFonts w:ascii="Times New Roman" w:eastAsia="Times New Roman" w:hAnsi="Times New Roman" w:cs="Times New Roman"/>
                <w:b/>
                <w:sz w:val="36"/>
                <w:szCs w:val="36"/>
              </w:rPr>
            </w:rPrChange>
          </w:rPr>
          <w:t xml:space="preserve"> with</w:t>
        </w:r>
      </w:ins>
      <w:r w:rsidRPr="00883E3A">
        <w:rPr>
          <w:rFonts w:ascii="Times New Roman" w:eastAsia="Times New Roman" w:hAnsi="Times New Roman" w:cs="Times New Roman"/>
          <w:b/>
          <w:sz w:val="28"/>
          <w:szCs w:val="28"/>
          <w:rPrChange w:id="27" w:author="Luca Cocchi" w:date="2018-12-12T09:31:00Z">
            <w:rPr>
              <w:rFonts w:ascii="Times New Roman" w:eastAsia="Times New Roman" w:hAnsi="Times New Roman" w:cs="Times New Roman"/>
              <w:b/>
              <w:sz w:val="36"/>
              <w:szCs w:val="36"/>
            </w:rPr>
          </w:rPrChange>
        </w:rPr>
        <w:t xml:space="preserve"> </w:t>
      </w:r>
      <w:ins w:id="28" w:author="Luca Cocchi" w:date="2018-12-12T09:30:00Z">
        <w:r w:rsidR="00883E3A" w:rsidRPr="00883E3A">
          <w:rPr>
            <w:rFonts w:ascii="Times New Roman" w:eastAsia="Times New Roman" w:hAnsi="Times New Roman" w:cs="Times New Roman"/>
            <w:b/>
            <w:sz w:val="28"/>
            <w:szCs w:val="28"/>
            <w:rPrChange w:id="29" w:author="Luca Cocchi" w:date="2018-12-12T09:31:00Z">
              <w:rPr>
                <w:rFonts w:ascii="Times New Roman" w:eastAsia="Times New Roman" w:hAnsi="Times New Roman" w:cs="Times New Roman"/>
                <w:b/>
                <w:sz w:val="36"/>
                <w:szCs w:val="36"/>
              </w:rPr>
            </w:rPrChange>
          </w:rPr>
          <w:t xml:space="preserve">symptoms of </w:t>
        </w:r>
      </w:ins>
      <w:commentRangeStart w:id="30"/>
      <w:commentRangeStart w:id="31"/>
      <w:ins w:id="32" w:author="Luca Cocchi" w:date="2018-12-11T15:12:00Z">
        <w:r w:rsidR="00A76C14" w:rsidRPr="00883E3A">
          <w:rPr>
            <w:rFonts w:ascii="Times New Roman" w:eastAsia="Times New Roman" w:hAnsi="Times New Roman" w:cs="Times New Roman"/>
            <w:b/>
            <w:sz w:val="28"/>
            <w:szCs w:val="28"/>
            <w:rPrChange w:id="33" w:author="Luca Cocchi" w:date="2018-12-12T09:31:00Z">
              <w:rPr>
                <w:rFonts w:ascii="Times New Roman" w:eastAsia="Times New Roman" w:hAnsi="Times New Roman" w:cs="Times New Roman"/>
                <w:b/>
                <w:sz w:val="36"/>
                <w:szCs w:val="36"/>
              </w:rPr>
            </w:rPrChange>
          </w:rPr>
          <w:t>chronic</w:t>
        </w:r>
      </w:ins>
      <w:ins w:id="34" w:author="Luca Cocchi" w:date="2018-12-11T15:11:00Z">
        <w:r w:rsidR="00A76C14" w:rsidRPr="00883E3A">
          <w:rPr>
            <w:rFonts w:ascii="Times New Roman" w:eastAsia="Times New Roman" w:hAnsi="Times New Roman" w:cs="Times New Roman"/>
            <w:b/>
            <w:sz w:val="28"/>
            <w:szCs w:val="28"/>
            <w:rPrChange w:id="35" w:author="Luca Cocchi" w:date="2018-12-12T09:31:00Z">
              <w:rPr>
                <w:rFonts w:ascii="Times New Roman" w:eastAsia="Times New Roman" w:hAnsi="Times New Roman" w:cs="Times New Roman"/>
                <w:b/>
                <w:sz w:val="36"/>
                <w:szCs w:val="36"/>
              </w:rPr>
            </w:rPrChange>
          </w:rPr>
          <w:t xml:space="preserve"> </w:t>
        </w:r>
      </w:ins>
      <w:commentRangeEnd w:id="30"/>
      <w:ins w:id="36" w:author="Luca Cocchi" w:date="2018-12-11T15:12:00Z">
        <w:r w:rsidR="004A187A" w:rsidRPr="00883E3A">
          <w:rPr>
            <w:rStyle w:val="CommentReference"/>
            <w:rFonts w:ascii="Times New Roman" w:hAnsi="Times New Roman" w:cs="Times New Roman"/>
            <w:sz w:val="28"/>
            <w:szCs w:val="28"/>
            <w:rPrChange w:id="37" w:author="Luca Cocchi" w:date="2018-12-12T09:31:00Z">
              <w:rPr>
                <w:rStyle w:val="CommentReference"/>
              </w:rPr>
            </w:rPrChange>
          </w:rPr>
          <w:commentReference w:id="30"/>
        </w:r>
      </w:ins>
      <w:commentRangeEnd w:id="31"/>
      <w:r w:rsidR="005C2089">
        <w:rPr>
          <w:rStyle w:val="CommentReference"/>
        </w:rPr>
        <w:commentReference w:id="31"/>
      </w:r>
      <w:del w:id="38" w:author="Luca Cocchi" w:date="2018-12-11T10:57:00Z">
        <w:r w:rsidRPr="00883E3A" w:rsidDel="00142BE6">
          <w:rPr>
            <w:rFonts w:ascii="Times New Roman" w:eastAsia="Times New Roman" w:hAnsi="Times New Roman" w:cs="Times New Roman"/>
            <w:b/>
            <w:sz w:val="28"/>
            <w:szCs w:val="28"/>
            <w:rPrChange w:id="39" w:author="Luca Cocchi" w:date="2018-12-12T09:31:00Z">
              <w:rPr>
                <w:rFonts w:ascii="Times New Roman" w:eastAsia="Times New Roman" w:hAnsi="Times New Roman" w:cs="Times New Roman"/>
                <w:b/>
                <w:sz w:val="36"/>
                <w:szCs w:val="36"/>
              </w:rPr>
            </w:rPrChange>
          </w:rPr>
          <w:delText xml:space="preserve">the connectome of </w:delText>
        </w:r>
      </w:del>
      <w:del w:id="40" w:author="Luca Cocchi" w:date="2018-12-11T10:58:00Z">
        <w:r w:rsidRPr="00883E3A" w:rsidDel="00142BE6">
          <w:rPr>
            <w:rFonts w:ascii="Times New Roman" w:eastAsia="Times New Roman" w:hAnsi="Times New Roman" w:cs="Times New Roman"/>
            <w:b/>
            <w:sz w:val="28"/>
            <w:szCs w:val="28"/>
            <w:rPrChange w:id="41" w:author="Luca Cocchi" w:date="2018-12-12T09:31:00Z">
              <w:rPr>
                <w:rFonts w:ascii="Times New Roman" w:eastAsia="Times New Roman" w:hAnsi="Times New Roman" w:cs="Times New Roman"/>
                <w:b/>
                <w:sz w:val="36"/>
                <w:szCs w:val="36"/>
              </w:rPr>
            </w:rPrChange>
          </w:rPr>
          <w:delText xml:space="preserve">medication-naïve adults with childhood onset </w:delText>
        </w:r>
      </w:del>
      <w:r w:rsidRPr="00883E3A">
        <w:rPr>
          <w:rFonts w:ascii="Times New Roman" w:eastAsia="Times New Roman" w:hAnsi="Times New Roman" w:cs="Times New Roman"/>
          <w:b/>
          <w:sz w:val="28"/>
          <w:szCs w:val="28"/>
          <w:rPrChange w:id="42" w:author="Luca Cocchi" w:date="2018-12-12T09:31:00Z">
            <w:rPr>
              <w:rFonts w:ascii="Times New Roman" w:eastAsia="Times New Roman" w:hAnsi="Times New Roman" w:cs="Times New Roman"/>
              <w:b/>
              <w:sz w:val="36"/>
              <w:szCs w:val="36"/>
            </w:rPr>
          </w:rPrChange>
        </w:rPr>
        <w:t>attention-deficit hyperactivity disorder</w:t>
      </w:r>
    </w:p>
    <w:p w14:paraId="4098DAE0" w14:textId="77777777" w:rsidR="002B5B68" w:rsidRPr="00454EF1" w:rsidRDefault="00454EF1">
      <w:pPr>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b/>
          <w:sz w:val="24"/>
          <w:szCs w:val="24"/>
        </w:rPr>
        <w:t xml:space="preserve"> </w:t>
      </w:r>
    </w:p>
    <w:p w14:paraId="43119CC4" w14:textId="1CC9A3A2" w:rsidR="002B5B68" w:rsidRPr="00454EF1" w:rsidRDefault="00454EF1">
      <w:pPr>
        <w:contextualSpacing w:val="0"/>
        <w:jc w:val="center"/>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Luke</w:t>
      </w:r>
      <w:r w:rsidR="00DC0CA2">
        <w:rPr>
          <w:rFonts w:ascii="Times New Roman" w:eastAsia="Times New Roman" w:hAnsi="Times New Roman" w:cs="Times New Roman"/>
          <w:sz w:val="24"/>
          <w:szCs w:val="24"/>
        </w:rPr>
        <w:t xml:space="preserve"> J.</w:t>
      </w:r>
      <w:r w:rsidRPr="00454EF1">
        <w:rPr>
          <w:rFonts w:ascii="Times New Roman" w:eastAsia="Times New Roman" w:hAnsi="Times New Roman" w:cs="Times New Roman"/>
          <w:sz w:val="24"/>
          <w:szCs w:val="24"/>
        </w:rPr>
        <w:t xml:space="preserve"> Hearne</w:t>
      </w:r>
      <w:r w:rsidRPr="00454EF1">
        <w:rPr>
          <w:rFonts w:ascii="Times New Roman" w:eastAsia="Times New Roman" w:hAnsi="Times New Roman" w:cs="Times New Roman"/>
          <w:sz w:val="24"/>
          <w:szCs w:val="24"/>
          <w:vertAlign w:val="superscript"/>
        </w:rPr>
        <w:t>1,</w:t>
      </w:r>
      <w:r w:rsidR="009D17AA">
        <w:rPr>
          <w:rFonts w:ascii="Times New Roman" w:eastAsia="Times New Roman" w:hAnsi="Times New Roman" w:cs="Times New Roman"/>
          <w:sz w:val="24"/>
          <w:szCs w:val="24"/>
          <w:vertAlign w:val="superscript"/>
        </w:rPr>
        <w:t>2</w:t>
      </w:r>
      <w:r w:rsidR="00F960E1">
        <w:rPr>
          <w:rFonts w:ascii="Times New Roman" w:eastAsia="Times New Roman" w:hAnsi="Times New Roman" w:cs="Times New Roman"/>
          <w:sz w:val="24"/>
          <w:szCs w:val="24"/>
          <w:vertAlign w:val="superscript"/>
        </w:rPr>
        <w:t>§</w:t>
      </w:r>
      <w:r w:rsidRPr="00454EF1">
        <w:rPr>
          <w:rFonts w:ascii="Times New Roman" w:eastAsia="Times New Roman" w:hAnsi="Times New Roman" w:cs="Times New Roman"/>
          <w:sz w:val="24"/>
          <w:szCs w:val="24"/>
        </w:rPr>
        <w:t>, Hsiang-Yuan Lin</w:t>
      </w:r>
      <w:r w:rsidR="009D17AA">
        <w:rPr>
          <w:rFonts w:ascii="Times New Roman" w:eastAsia="Times New Roman" w:hAnsi="Times New Roman" w:cs="Times New Roman"/>
          <w:sz w:val="24"/>
          <w:szCs w:val="24"/>
          <w:vertAlign w:val="superscript"/>
        </w:rPr>
        <w:t>3</w:t>
      </w:r>
      <w:r w:rsidR="00F960E1">
        <w:rPr>
          <w:rFonts w:ascii="Times New Roman" w:eastAsia="Times New Roman" w:hAnsi="Times New Roman" w:cs="Times New Roman"/>
          <w:sz w:val="24"/>
          <w:szCs w:val="24"/>
          <w:vertAlign w:val="superscript"/>
        </w:rPr>
        <w:t>§</w:t>
      </w:r>
      <w:r w:rsidRPr="00454EF1">
        <w:rPr>
          <w:rFonts w:ascii="Times New Roman" w:eastAsia="Times New Roman" w:hAnsi="Times New Roman" w:cs="Times New Roman"/>
          <w:sz w:val="24"/>
          <w:szCs w:val="24"/>
        </w:rPr>
        <w:t>,</w:t>
      </w:r>
      <w:r w:rsidR="003F7EE3">
        <w:rPr>
          <w:rFonts w:ascii="Times New Roman" w:eastAsia="Times New Roman" w:hAnsi="Times New Roman" w:cs="Times New Roman"/>
          <w:sz w:val="24"/>
          <w:szCs w:val="24"/>
        </w:rPr>
        <w:t xml:space="preserve"> James A. Roberts</w:t>
      </w:r>
      <w:r w:rsidR="00814376">
        <w:rPr>
          <w:rFonts w:ascii="Times New Roman" w:eastAsia="Times New Roman" w:hAnsi="Times New Roman" w:cs="Times New Roman"/>
          <w:sz w:val="24"/>
          <w:szCs w:val="24"/>
          <w:vertAlign w:val="superscript"/>
        </w:rPr>
        <w:t>4</w:t>
      </w:r>
      <w:r w:rsidR="003F7EE3">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w:t>
      </w:r>
      <w:r w:rsidR="00450C3E">
        <w:rPr>
          <w:rFonts w:ascii="Times New Roman" w:eastAsia="Times New Roman" w:hAnsi="Times New Roman" w:cs="Times New Roman"/>
          <w:sz w:val="24"/>
          <w:szCs w:val="24"/>
        </w:rPr>
        <w:t>Wen-</w:t>
      </w:r>
      <w:proofErr w:type="spellStart"/>
      <w:r w:rsidR="00450C3E">
        <w:rPr>
          <w:rFonts w:ascii="Times New Roman" w:eastAsia="Times New Roman" w:hAnsi="Times New Roman" w:cs="Times New Roman"/>
          <w:sz w:val="24"/>
          <w:szCs w:val="24"/>
        </w:rPr>
        <w:t>Yih</w:t>
      </w:r>
      <w:proofErr w:type="spellEnd"/>
      <w:r w:rsidR="00450C3E">
        <w:rPr>
          <w:rFonts w:ascii="Times New Roman" w:eastAsia="Times New Roman" w:hAnsi="Times New Roman" w:cs="Times New Roman"/>
          <w:sz w:val="24"/>
          <w:szCs w:val="24"/>
        </w:rPr>
        <w:t xml:space="preserve"> Isaac Tseng</w:t>
      </w:r>
      <w:r w:rsidR="00450C3E">
        <w:rPr>
          <w:rFonts w:ascii="Times New Roman" w:eastAsia="Times New Roman" w:hAnsi="Times New Roman" w:cs="Times New Roman"/>
          <w:sz w:val="24"/>
          <w:szCs w:val="24"/>
          <w:vertAlign w:val="superscript"/>
        </w:rPr>
        <w:t>5,6</w:t>
      </w:r>
      <w:r w:rsidR="0005445E">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Susan </w:t>
      </w:r>
      <w:proofErr w:type="spellStart"/>
      <w:r w:rsidRPr="00454EF1">
        <w:rPr>
          <w:rFonts w:ascii="Times New Roman" w:eastAsia="Times New Roman" w:hAnsi="Times New Roman" w:cs="Times New Roman"/>
          <w:sz w:val="24"/>
          <w:szCs w:val="24"/>
        </w:rPr>
        <w:t>Shur</w:t>
      </w:r>
      <w:proofErr w:type="spellEnd"/>
      <w:r w:rsidRPr="00454EF1">
        <w:rPr>
          <w:rFonts w:ascii="Times New Roman" w:eastAsia="Times New Roman" w:hAnsi="Times New Roman" w:cs="Times New Roman"/>
          <w:sz w:val="24"/>
          <w:szCs w:val="24"/>
        </w:rPr>
        <w:t>-Fen Gau</w:t>
      </w:r>
      <w:r w:rsidR="009D17AA">
        <w:rPr>
          <w:rFonts w:ascii="Times New Roman" w:eastAsia="Times New Roman" w:hAnsi="Times New Roman" w:cs="Times New Roman"/>
          <w:sz w:val="24"/>
          <w:szCs w:val="24"/>
          <w:vertAlign w:val="superscript"/>
        </w:rPr>
        <w:t>3</w:t>
      </w:r>
      <w:r w:rsidRPr="00454EF1">
        <w:rPr>
          <w:rFonts w:ascii="Times New Roman" w:eastAsia="Times New Roman" w:hAnsi="Times New Roman" w:cs="Times New Roman"/>
          <w:sz w:val="24"/>
          <w:szCs w:val="24"/>
          <w:vertAlign w:val="superscript"/>
        </w:rPr>
        <w:t>,</w:t>
      </w:r>
      <w:r w:rsidR="009D17AA">
        <w:rPr>
          <w:rFonts w:ascii="Times New Roman" w:eastAsia="Times New Roman" w:hAnsi="Times New Roman" w:cs="Times New Roman"/>
          <w:sz w:val="24"/>
          <w:szCs w:val="24"/>
          <w:vertAlign w:val="superscript"/>
        </w:rPr>
        <w:t>6</w:t>
      </w:r>
      <w:r w:rsidRPr="00454EF1">
        <w:rPr>
          <w:rFonts w:ascii="Times New Roman" w:eastAsia="Times New Roman" w:hAnsi="Times New Roman" w:cs="Times New Roman"/>
          <w:sz w:val="24"/>
          <w:szCs w:val="24"/>
        </w:rPr>
        <w:t>, Luca Cocchi</w:t>
      </w:r>
      <w:r w:rsidR="009D17AA">
        <w:rPr>
          <w:rFonts w:ascii="Times New Roman" w:eastAsia="Times New Roman" w:hAnsi="Times New Roman" w:cs="Times New Roman"/>
          <w:sz w:val="24"/>
          <w:szCs w:val="24"/>
          <w:vertAlign w:val="superscript"/>
        </w:rPr>
        <w:t>2</w:t>
      </w:r>
    </w:p>
    <w:p w14:paraId="15B7D96E" w14:textId="77777777" w:rsidR="002B5B68" w:rsidRPr="00454EF1" w:rsidRDefault="002B5B68">
      <w:pPr>
        <w:contextualSpacing w:val="0"/>
        <w:jc w:val="both"/>
        <w:rPr>
          <w:rFonts w:ascii="Times New Roman" w:eastAsia="Times New Roman" w:hAnsi="Times New Roman" w:cs="Times New Roman"/>
          <w:b/>
          <w:sz w:val="24"/>
          <w:szCs w:val="24"/>
        </w:rPr>
      </w:pPr>
    </w:p>
    <w:p w14:paraId="491D1CB7" w14:textId="77777777" w:rsidR="002B5B68" w:rsidRPr="00AA2FF4" w:rsidRDefault="00454EF1" w:rsidP="00AA2FF4">
      <w:pPr>
        <w:spacing w:line="240" w:lineRule="auto"/>
        <w:contextualSpacing w:val="0"/>
        <w:jc w:val="both"/>
        <w:rPr>
          <w:rFonts w:ascii="Times New Roman" w:eastAsia="Times New Roman" w:hAnsi="Times New Roman" w:cs="Times New Roman"/>
        </w:rPr>
      </w:pPr>
      <w:r w:rsidRPr="00AA2FF4">
        <w:rPr>
          <w:rFonts w:ascii="Times New Roman" w:eastAsia="Times New Roman" w:hAnsi="Times New Roman" w:cs="Times New Roman"/>
          <w:vertAlign w:val="superscript"/>
        </w:rPr>
        <w:t>1</w:t>
      </w:r>
      <w:r w:rsidRPr="00AA2FF4">
        <w:rPr>
          <w:rFonts w:ascii="Times New Roman" w:eastAsia="Times New Roman" w:hAnsi="Times New Roman" w:cs="Times New Roman"/>
        </w:rPr>
        <w:t xml:space="preserve"> </w:t>
      </w:r>
      <w:proofErr w:type="spellStart"/>
      <w:r w:rsidRPr="00AA2FF4">
        <w:rPr>
          <w:rFonts w:ascii="Times New Roman" w:eastAsia="Times New Roman" w:hAnsi="Times New Roman" w:cs="Times New Roman"/>
        </w:rPr>
        <w:t>Center</w:t>
      </w:r>
      <w:proofErr w:type="spellEnd"/>
      <w:r w:rsidRPr="00AA2FF4">
        <w:rPr>
          <w:rFonts w:ascii="Times New Roman" w:eastAsia="Times New Roman" w:hAnsi="Times New Roman" w:cs="Times New Roman"/>
        </w:rPr>
        <w:t xml:space="preserve"> for Molecular and </w:t>
      </w:r>
      <w:proofErr w:type="spellStart"/>
      <w:r w:rsidRPr="00AA2FF4">
        <w:rPr>
          <w:rFonts w:ascii="Times New Roman" w:eastAsia="Times New Roman" w:hAnsi="Times New Roman" w:cs="Times New Roman"/>
        </w:rPr>
        <w:t>Behavioral</w:t>
      </w:r>
      <w:proofErr w:type="spellEnd"/>
      <w:r w:rsidRPr="00AA2FF4">
        <w:rPr>
          <w:rFonts w:ascii="Times New Roman" w:eastAsia="Times New Roman" w:hAnsi="Times New Roman" w:cs="Times New Roman"/>
        </w:rPr>
        <w:t xml:space="preserve"> Neuroscience, Rutgers University, Newark, New Jersey.</w:t>
      </w:r>
    </w:p>
    <w:p w14:paraId="7AC8EFE7" w14:textId="0A269521" w:rsidR="009D17AA" w:rsidRPr="00AA2FF4" w:rsidRDefault="00454EF1" w:rsidP="00AA2FF4">
      <w:pPr>
        <w:spacing w:line="240" w:lineRule="auto"/>
        <w:contextualSpacing w:val="0"/>
        <w:jc w:val="both"/>
        <w:rPr>
          <w:rFonts w:ascii="Times New Roman" w:eastAsia="Times New Roman" w:hAnsi="Times New Roman" w:cs="Times New Roman"/>
          <w:b/>
        </w:rPr>
      </w:pPr>
      <w:r w:rsidRPr="00AA2FF4">
        <w:rPr>
          <w:rFonts w:ascii="Times New Roman" w:eastAsia="Times New Roman" w:hAnsi="Times New Roman" w:cs="Times New Roman"/>
          <w:vertAlign w:val="superscript"/>
        </w:rPr>
        <w:t>2</w:t>
      </w:r>
      <w:r w:rsidRPr="00AA2FF4">
        <w:rPr>
          <w:rFonts w:ascii="Times New Roman" w:eastAsia="Times New Roman" w:hAnsi="Times New Roman" w:cs="Times New Roman"/>
        </w:rPr>
        <w:t xml:space="preserve"> </w:t>
      </w:r>
      <w:r w:rsidR="009D17AA" w:rsidRPr="000D44E9">
        <w:rPr>
          <w:rFonts w:ascii="Times New Roman" w:eastAsia="Times New Roman" w:hAnsi="Times New Roman" w:cs="Times New Roman"/>
        </w:rPr>
        <w:t xml:space="preserve">Clinical Brain Networks Group, QIMR Berghofer Medical Research Institute, Brisbane, Queensland, Australia. </w:t>
      </w:r>
    </w:p>
    <w:p w14:paraId="7CE36474" w14:textId="7E908AB7" w:rsidR="002B5B68" w:rsidRPr="00AA2FF4" w:rsidRDefault="009D17AA" w:rsidP="00AA2FF4">
      <w:pPr>
        <w:spacing w:line="240" w:lineRule="auto"/>
        <w:contextualSpacing w:val="0"/>
        <w:jc w:val="both"/>
        <w:rPr>
          <w:rFonts w:ascii="Times New Roman" w:eastAsia="Times New Roman" w:hAnsi="Times New Roman" w:cs="Times New Roman"/>
        </w:rPr>
      </w:pPr>
      <w:r w:rsidRPr="00AA2FF4">
        <w:rPr>
          <w:rFonts w:ascii="Times New Roman" w:eastAsia="Times New Roman" w:hAnsi="Times New Roman" w:cs="Times New Roman"/>
          <w:vertAlign w:val="superscript"/>
        </w:rPr>
        <w:t>3</w:t>
      </w:r>
      <w:r>
        <w:rPr>
          <w:rFonts w:ascii="Times New Roman" w:eastAsia="Times New Roman" w:hAnsi="Times New Roman" w:cs="Times New Roman"/>
        </w:rPr>
        <w:t xml:space="preserve"> </w:t>
      </w:r>
      <w:r w:rsidR="00454EF1" w:rsidRPr="00AA2FF4">
        <w:rPr>
          <w:rFonts w:ascii="Times New Roman" w:eastAsia="Times New Roman" w:hAnsi="Times New Roman" w:cs="Times New Roman"/>
        </w:rPr>
        <w:t xml:space="preserve">Department of Psychiatry, National Taiwan University Hospital, and College of Medicine, Taipei, Taiwan. </w:t>
      </w:r>
    </w:p>
    <w:p w14:paraId="403E6DD5" w14:textId="7A20792E" w:rsidR="009D17AA" w:rsidRPr="0058054A" w:rsidRDefault="009D17AA" w:rsidP="009D17AA">
      <w:pPr>
        <w:spacing w:line="240" w:lineRule="auto"/>
        <w:contextualSpacing w:val="0"/>
        <w:jc w:val="both"/>
        <w:rPr>
          <w:rFonts w:ascii="Times New Roman" w:eastAsia="Times New Roman" w:hAnsi="Times New Roman" w:cs="Times New Roman"/>
          <w:b/>
        </w:rPr>
      </w:pPr>
      <w:r w:rsidRPr="00AA2FF4">
        <w:rPr>
          <w:rFonts w:ascii="Times New Roman" w:eastAsia="Times New Roman" w:hAnsi="Times New Roman" w:cs="Times New Roman"/>
          <w:vertAlign w:val="superscript"/>
        </w:rPr>
        <w:t>4</w:t>
      </w:r>
      <w:r>
        <w:rPr>
          <w:rFonts w:ascii="Times New Roman" w:eastAsia="Times New Roman" w:hAnsi="Times New Roman" w:cs="Times New Roman"/>
        </w:rPr>
        <w:t xml:space="preserve"> Brain Modelling Group</w:t>
      </w:r>
      <w:r w:rsidRPr="0058054A">
        <w:rPr>
          <w:rFonts w:ascii="Times New Roman" w:eastAsia="Times New Roman" w:hAnsi="Times New Roman" w:cs="Times New Roman"/>
        </w:rPr>
        <w:t xml:space="preserve">, QIMR Berghofer Medical Research Institute, Brisbane, Queensland, Australia. </w:t>
      </w:r>
    </w:p>
    <w:p w14:paraId="06DF514B" w14:textId="5775A97D" w:rsidR="009D17AA" w:rsidRPr="009D17AA" w:rsidRDefault="009D17AA" w:rsidP="00AA2FF4">
      <w:pPr>
        <w:spacing w:line="240" w:lineRule="auto"/>
        <w:contextualSpacing w:val="0"/>
        <w:jc w:val="both"/>
        <w:rPr>
          <w:rFonts w:ascii="Times New Roman" w:eastAsia="Times New Roman" w:hAnsi="Times New Roman" w:cs="Times New Roman"/>
        </w:rPr>
      </w:pPr>
      <w:r w:rsidRPr="00AA2FF4">
        <w:rPr>
          <w:rFonts w:ascii="Times New Roman" w:eastAsia="Times New Roman" w:hAnsi="Times New Roman" w:cs="Times New Roman"/>
          <w:vertAlign w:val="superscript"/>
        </w:rPr>
        <w:t>5</w:t>
      </w:r>
      <w:r>
        <w:rPr>
          <w:rFonts w:ascii="Times New Roman" w:eastAsia="Times New Roman" w:hAnsi="Times New Roman" w:cs="Times New Roman"/>
        </w:rPr>
        <w:t xml:space="preserve"> </w:t>
      </w:r>
      <w:r w:rsidR="00C146B0" w:rsidRPr="00C146B0">
        <w:rPr>
          <w:rFonts w:ascii="Times New Roman" w:eastAsia="Times New Roman" w:hAnsi="Times New Roman" w:cs="Times New Roman"/>
        </w:rPr>
        <w:t>Institute of Medical Device and Imaging, National Taiwan University College of Medicine, Taipei, Taiwan</w:t>
      </w:r>
      <w:r w:rsidR="00C146B0">
        <w:rPr>
          <w:rFonts w:ascii="Times New Roman" w:eastAsia="Times New Roman" w:hAnsi="Times New Roman" w:cs="Times New Roman"/>
        </w:rPr>
        <w:t>.</w:t>
      </w:r>
    </w:p>
    <w:p w14:paraId="3A91BD63" w14:textId="4AD5D50B" w:rsidR="002B5B68" w:rsidRDefault="009D17AA" w:rsidP="00AA2FF4">
      <w:pPr>
        <w:spacing w:line="240" w:lineRule="auto"/>
        <w:contextualSpacing w:val="0"/>
        <w:jc w:val="both"/>
        <w:rPr>
          <w:rFonts w:ascii="Times New Roman" w:eastAsia="Times New Roman" w:hAnsi="Times New Roman" w:cs="Times New Roman"/>
        </w:rPr>
      </w:pPr>
      <w:r w:rsidRPr="00AA2FF4">
        <w:rPr>
          <w:rFonts w:ascii="Times New Roman" w:eastAsia="Times New Roman" w:hAnsi="Times New Roman" w:cs="Times New Roman"/>
          <w:vertAlign w:val="superscript"/>
        </w:rPr>
        <w:t>6</w:t>
      </w:r>
      <w:r w:rsidR="00454EF1" w:rsidRPr="00AA2FF4">
        <w:rPr>
          <w:rFonts w:ascii="Times New Roman" w:eastAsia="Times New Roman" w:hAnsi="Times New Roman" w:cs="Times New Roman"/>
        </w:rPr>
        <w:t xml:space="preserve"> Graduate Institute of Brain and Mind Sciences, National Taiwan University College of Medicine, Taipei, Taiwan. </w:t>
      </w:r>
    </w:p>
    <w:p w14:paraId="041B5390" w14:textId="63B53C74" w:rsidR="002B5B68" w:rsidRPr="00AA2FF4" w:rsidRDefault="00454EF1" w:rsidP="00AA2FF4">
      <w:pPr>
        <w:spacing w:line="240" w:lineRule="auto"/>
        <w:contextualSpacing w:val="0"/>
        <w:jc w:val="both"/>
        <w:rPr>
          <w:rFonts w:ascii="Times New Roman" w:eastAsia="Times New Roman" w:hAnsi="Times New Roman" w:cs="Times New Roman"/>
          <w:b/>
        </w:rPr>
      </w:pPr>
      <w:r w:rsidRPr="00AA2FF4">
        <w:rPr>
          <w:rFonts w:ascii="Times New Roman" w:eastAsia="Times New Roman" w:hAnsi="Times New Roman" w:cs="Times New Roman"/>
        </w:rPr>
        <w:t xml:space="preserve"> </w:t>
      </w:r>
    </w:p>
    <w:p w14:paraId="27617190" w14:textId="77777777" w:rsidR="002B5B68" w:rsidRPr="00454EF1" w:rsidRDefault="002B5B68">
      <w:pPr>
        <w:contextualSpacing w:val="0"/>
        <w:jc w:val="both"/>
        <w:rPr>
          <w:rFonts w:ascii="Times New Roman" w:eastAsia="Times New Roman" w:hAnsi="Times New Roman" w:cs="Times New Roman"/>
          <w:b/>
          <w:sz w:val="24"/>
          <w:szCs w:val="24"/>
        </w:rPr>
      </w:pPr>
    </w:p>
    <w:p w14:paraId="604E6845" w14:textId="3ADD2BDF" w:rsidR="002B5B68" w:rsidRPr="00454EF1" w:rsidRDefault="00F960E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w:t>
      </w:r>
      <w:r w:rsidR="00454EF1" w:rsidRPr="00454EF1">
        <w:rPr>
          <w:rFonts w:ascii="Times New Roman" w:eastAsia="Times New Roman" w:hAnsi="Times New Roman" w:cs="Times New Roman"/>
          <w:sz w:val="24"/>
          <w:szCs w:val="24"/>
        </w:rPr>
        <w:t>Shared first authorship</w:t>
      </w:r>
    </w:p>
    <w:p w14:paraId="3B02F96E" w14:textId="77777777" w:rsidR="00454EF1" w:rsidRPr="00454EF1" w:rsidRDefault="00454EF1">
      <w:pPr>
        <w:contextualSpacing w:val="0"/>
        <w:jc w:val="both"/>
        <w:rPr>
          <w:rFonts w:ascii="Times New Roman" w:eastAsia="Times New Roman" w:hAnsi="Times New Roman" w:cs="Times New Roman"/>
          <w:sz w:val="24"/>
          <w:szCs w:val="24"/>
        </w:rPr>
      </w:pPr>
    </w:p>
    <w:p w14:paraId="7C27CD0B" w14:textId="2C4AEDFB" w:rsidR="00454EF1" w:rsidRPr="00454EF1" w:rsidRDefault="00F960E1" w:rsidP="00454EF1">
      <w:pPr>
        <w:pStyle w:val="Normal1"/>
        <w:spacing w:line="360" w:lineRule="auto"/>
        <w:jc w:val="both"/>
        <w:rPr>
          <w:rFonts w:ascii="Times New Roman" w:eastAsia="Times New Roman" w:hAnsi="Times New Roman" w:cs="Times New Roman"/>
          <w:sz w:val="24"/>
          <w:szCs w:val="24"/>
          <w:u w:val="single"/>
          <w:lang w:val="en-US"/>
        </w:rPr>
      </w:pPr>
      <w:r w:rsidRPr="00454EF1">
        <w:rPr>
          <w:rFonts w:ascii="Times New Roman" w:eastAsia="Times New Roman" w:hAnsi="Times New Roman" w:cs="Times New Roman"/>
          <w:sz w:val="24"/>
          <w:szCs w:val="24"/>
        </w:rPr>
        <w:t>*</w:t>
      </w:r>
      <w:r w:rsidR="00454EF1" w:rsidRPr="00454EF1">
        <w:rPr>
          <w:rFonts w:ascii="Times New Roman" w:eastAsia="Times New Roman" w:hAnsi="Times New Roman" w:cs="Times New Roman"/>
          <w:sz w:val="24"/>
          <w:szCs w:val="24"/>
          <w:u w:val="single"/>
          <w:lang w:val="en-US"/>
        </w:rPr>
        <w:t>Corresponding author:</w:t>
      </w:r>
    </w:p>
    <w:p w14:paraId="1DF22844" w14:textId="77777777" w:rsidR="00454EF1" w:rsidRDefault="00454EF1" w:rsidP="00454EF1">
      <w:pPr>
        <w:pStyle w:val="Normal1"/>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Susan </w:t>
      </w:r>
      <w:proofErr w:type="spellStart"/>
      <w:r>
        <w:rPr>
          <w:rFonts w:ascii="Times New Roman" w:eastAsia="Times New Roman" w:hAnsi="Times New Roman" w:cs="Times New Roman"/>
          <w:sz w:val="24"/>
          <w:szCs w:val="24"/>
          <w:lang w:val="en-US"/>
        </w:rPr>
        <w:t>Shur</w:t>
      </w:r>
      <w:proofErr w:type="spellEnd"/>
      <w:r>
        <w:rPr>
          <w:rFonts w:ascii="Times New Roman" w:eastAsia="Times New Roman" w:hAnsi="Times New Roman" w:cs="Times New Roman"/>
          <w:sz w:val="24"/>
          <w:szCs w:val="24"/>
          <w:lang w:val="en-US"/>
        </w:rPr>
        <w:t xml:space="preserve">-Fen </w:t>
      </w:r>
      <w:proofErr w:type="spellStart"/>
      <w:r>
        <w:rPr>
          <w:rFonts w:ascii="Times New Roman" w:eastAsia="Times New Roman" w:hAnsi="Times New Roman" w:cs="Times New Roman"/>
          <w:sz w:val="24"/>
          <w:szCs w:val="24"/>
          <w:lang w:val="en-US"/>
        </w:rPr>
        <w:t>Gau</w:t>
      </w:r>
      <w:proofErr w:type="spellEnd"/>
      <w:r>
        <w:rPr>
          <w:rFonts w:ascii="Times New Roman" w:eastAsia="Times New Roman" w:hAnsi="Times New Roman" w:cs="Times New Roman"/>
          <w:sz w:val="24"/>
          <w:szCs w:val="24"/>
          <w:lang w:val="en-US"/>
        </w:rPr>
        <w:t>, …</w:t>
      </w:r>
    </w:p>
    <w:p w14:paraId="6DFF898C"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7F4CBFAF"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u w:val="single"/>
          <w:lang w:val="en-US"/>
        </w:rPr>
      </w:pPr>
    </w:p>
    <w:p w14:paraId="3E629848"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lang w:val="en-US"/>
        </w:rPr>
      </w:pPr>
      <w:r w:rsidRPr="00454EF1">
        <w:rPr>
          <w:rFonts w:ascii="Times New Roman" w:eastAsia="Times New Roman" w:hAnsi="Times New Roman" w:cs="Times New Roman"/>
          <w:sz w:val="24"/>
          <w:szCs w:val="24"/>
          <w:u w:val="single"/>
          <w:lang w:val="en-US"/>
        </w:rPr>
        <w:t>Abbreviated title:</w:t>
      </w:r>
      <w:r w:rsidRPr="00454EF1">
        <w:rPr>
          <w:rFonts w:ascii="Times New Roman" w:eastAsia="Times New Roman" w:hAnsi="Times New Roman" w:cs="Times New Roman"/>
          <w:sz w:val="24"/>
          <w:szCs w:val="24"/>
          <w:lang w:val="en-US"/>
        </w:rPr>
        <w:t xml:space="preserve"> </w:t>
      </w:r>
      <w:r w:rsidR="00DC0CA2">
        <w:rPr>
          <w:rFonts w:ascii="Times New Roman" w:eastAsia="Times New Roman" w:hAnsi="Times New Roman" w:cs="Times New Roman"/>
          <w:sz w:val="24"/>
          <w:szCs w:val="24"/>
          <w:lang w:val="en-US"/>
        </w:rPr>
        <w:t>Brain network structure-function coupling in ADHD</w:t>
      </w:r>
    </w:p>
    <w:p w14:paraId="6778D7CC"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u w:val="single"/>
          <w:lang w:val="en-US"/>
        </w:rPr>
      </w:pPr>
      <w:r w:rsidRPr="00454EF1">
        <w:rPr>
          <w:rFonts w:ascii="Times New Roman" w:eastAsia="Times New Roman" w:hAnsi="Times New Roman" w:cs="Times New Roman"/>
          <w:sz w:val="24"/>
          <w:szCs w:val="24"/>
          <w:u w:val="single"/>
          <w:lang w:val="en-US"/>
        </w:rPr>
        <w:t>Number of pages:</w:t>
      </w:r>
      <w:r w:rsidRPr="00454EF1">
        <w:rPr>
          <w:rFonts w:ascii="Times New Roman" w:eastAsia="Times New Roman" w:hAnsi="Times New Roman" w:cs="Times New Roman"/>
          <w:sz w:val="24"/>
          <w:szCs w:val="24"/>
          <w:lang w:val="en-US"/>
        </w:rPr>
        <w:t xml:space="preserve"> </w:t>
      </w:r>
    </w:p>
    <w:p w14:paraId="21FB9E8E"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lang w:val="en-US"/>
        </w:rPr>
      </w:pPr>
      <w:r w:rsidRPr="00454EF1">
        <w:rPr>
          <w:rFonts w:ascii="Times New Roman" w:eastAsia="Times New Roman" w:hAnsi="Times New Roman" w:cs="Times New Roman"/>
          <w:sz w:val="24"/>
          <w:szCs w:val="24"/>
          <w:u w:val="single"/>
          <w:lang w:val="en-US"/>
        </w:rPr>
        <w:t>Figures</w:t>
      </w:r>
      <w:r w:rsidRPr="00454EF1">
        <w:rPr>
          <w:rFonts w:ascii="Times New Roman" w:eastAsia="Times New Roman" w:hAnsi="Times New Roman" w:cs="Times New Roman"/>
          <w:sz w:val="24"/>
          <w:szCs w:val="24"/>
          <w:lang w:val="en-US"/>
        </w:rPr>
        <w:t>:</w:t>
      </w:r>
    </w:p>
    <w:p w14:paraId="4CFE6136"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lang w:val="en-US"/>
        </w:rPr>
      </w:pPr>
      <w:r w:rsidRPr="00454EF1">
        <w:rPr>
          <w:rFonts w:ascii="Times New Roman" w:eastAsia="Times New Roman" w:hAnsi="Times New Roman" w:cs="Times New Roman"/>
          <w:sz w:val="24"/>
          <w:szCs w:val="24"/>
          <w:u w:val="single"/>
          <w:lang w:val="en-US"/>
        </w:rPr>
        <w:t>Tables</w:t>
      </w:r>
      <w:r w:rsidRPr="00454EF1">
        <w:rPr>
          <w:rFonts w:ascii="Times New Roman" w:eastAsia="Times New Roman" w:hAnsi="Times New Roman" w:cs="Times New Roman"/>
          <w:sz w:val="24"/>
          <w:szCs w:val="24"/>
          <w:lang w:val="en-US"/>
        </w:rPr>
        <w:t>:</w:t>
      </w:r>
    </w:p>
    <w:p w14:paraId="55E4343A" w14:textId="77777777" w:rsidR="00454EF1" w:rsidRPr="00454EF1" w:rsidRDefault="00454EF1" w:rsidP="00454EF1">
      <w:pPr>
        <w:pStyle w:val="Normal1"/>
        <w:spacing w:line="360" w:lineRule="auto"/>
        <w:jc w:val="both"/>
        <w:rPr>
          <w:rFonts w:ascii="Times New Roman" w:eastAsia="Times New Roman" w:hAnsi="Times New Roman" w:cs="Times New Roman"/>
          <w:sz w:val="24"/>
          <w:szCs w:val="24"/>
          <w:u w:val="single"/>
          <w:lang w:val="en-US"/>
        </w:rPr>
      </w:pPr>
      <w:r w:rsidRPr="00454EF1">
        <w:rPr>
          <w:rFonts w:ascii="Times New Roman" w:eastAsia="Times New Roman" w:hAnsi="Times New Roman" w:cs="Times New Roman"/>
          <w:sz w:val="24"/>
          <w:szCs w:val="24"/>
          <w:u w:val="single"/>
          <w:lang w:val="en-US"/>
        </w:rPr>
        <w:t>Number of words:</w:t>
      </w:r>
      <w:r w:rsidRPr="00454EF1">
        <w:rPr>
          <w:rFonts w:ascii="Times New Roman" w:eastAsia="Times New Roman" w:hAnsi="Times New Roman" w:cs="Times New Roman"/>
          <w:sz w:val="24"/>
          <w:szCs w:val="24"/>
          <w:lang w:val="en-US"/>
        </w:rPr>
        <w:t xml:space="preserve"> </w:t>
      </w:r>
      <w:r w:rsidR="00DC0CA2">
        <w:rPr>
          <w:rFonts w:ascii="Times New Roman" w:eastAsia="Times New Roman" w:hAnsi="Times New Roman" w:cs="Times New Roman"/>
          <w:sz w:val="24"/>
          <w:szCs w:val="24"/>
          <w:lang w:val="en-US"/>
        </w:rPr>
        <w:t>X</w:t>
      </w:r>
      <w:r w:rsidRPr="00454EF1">
        <w:rPr>
          <w:rFonts w:ascii="Times New Roman" w:eastAsia="Times New Roman" w:hAnsi="Times New Roman" w:cs="Times New Roman"/>
          <w:sz w:val="24"/>
          <w:szCs w:val="24"/>
          <w:lang w:val="en-US"/>
        </w:rPr>
        <w:t xml:space="preserve"> (Abstract), </w:t>
      </w:r>
      <w:r w:rsidR="00DC0CA2">
        <w:rPr>
          <w:rFonts w:ascii="Times New Roman" w:eastAsia="Times New Roman" w:hAnsi="Times New Roman" w:cs="Times New Roman"/>
          <w:sz w:val="24"/>
          <w:szCs w:val="24"/>
          <w:lang w:val="en-US"/>
        </w:rPr>
        <w:t>X</w:t>
      </w:r>
      <w:r w:rsidRPr="00454EF1">
        <w:rPr>
          <w:rFonts w:ascii="Times New Roman" w:eastAsia="Times New Roman" w:hAnsi="Times New Roman" w:cs="Times New Roman"/>
          <w:sz w:val="24"/>
          <w:szCs w:val="24"/>
          <w:lang w:val="en-US"/>
        </w:rPr>
        <w:t xml:space="preserve"> (Introduction), </w:t>
      </w:r>
      <w:r w:rsidR="00DC0CA2">
        <w:rPr>
          <w:rFonts w:ascii="Times New Roman" w:eastAsia="Times New Roman" w:hAnsi="Times New Roman" w:cs="Times New Roman"/>
          <w:sz w:val="24"/>
          <w:szCs w:val="24"/>
          <w:lang w:val="en-US"/>
        </w:rPr>
        <w:t>X</w:t>
      </w:r>
      <w:r w:rsidRPr="00454EF1">
        <w:rPr>
          <w:rFonts w:ascii="Times New Roman" w:eastAsia="Times New Roman" w:hAnsi="Times New Roman" w:cs="Times New Roman"/>
          <w:sz w:val="24"/>
          <w:szCs w:val="24"/>
          <w:lang w:val="en-US"/>
        </w:rPr>
        <w:t>(Discussion)</w:t>
      </w:r>
    </w:p>
    <w:p w14:paraId="2EB46638" w14:textId="77777777" w:rsidR="00454EF1" w:rsidRPr="00454EF1" w:rsidRDefault="00454EF1">
      <w:pPr>
        <w:contextualSpacing w:val="0"/>
        <w:jc w:val="both"/>
        <w:rPr>
          <w:rFonts w:ascii="Times New Roman" w:eastAsia="Times New Roman" w:hAnsi="Times New Roman" w:cs="Times New Roman"/>
          <w:sz w:val="24"/>
          <w:szCs w:val="24"/>
        </w:rPr>
      </w:pPr>
    </w:p>
    <w:p w14:paraId="59C24151" w14:textId="77777777" w:rsidR="00454EF1" w:rsidRPr="00454EF1" w:rsidRDefault="00454EF1">
      <w:pPr>
        <w:contextualSpacing w:val="0"/>
        <w:jc w:val="both"/>
        <w:rPr>
          <w:rFonts w:ascii="Times New Roman" w:eastAsia="Times New Roman" w:hAnsi="Times New Roman" w:cs="Times New Roman"/>
          <w:sz w:val="24"/>
          <w:szCs w:val="24"/>
        </w:rPr>
      </w:pPr>
    </w:p>
    <w:p w14:paraId="0C50AB80" w14:textId="77777777" w:rsidR="00454EF1" w:rsidRPr="00454EF1" w:rsidRDefault="00454EF1">
      <w:pPr>
        <w:contextualSpacing w:val="0"/>
        <w:jc w:val="both"/>
        <w:rPr>
          <w:rFonts w:ascii="Times New Roman" w:eastAsia="Times New Roman" w:hAnsi="Times New Roman" w:cs="Times New Roman"/>
          <w:sz w:val="24"/>
          <w:szCs w:val="24"/>
        </w:rPr>
      </w:pPr>
    </w:p>
    <w:p w14:paraId="0DD016A2" w14:textId="77777777" w:rsidR="00454EF1" w:rsidRPr="00454EF1" w:rsidRDefault="00454EF1">
      <w:pP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br w:type="page"/>
      </w:r>
    </w:p>
    <w:p w14:paraId="0301031F" w14:textId="77777777" w:rsidR="002B5B68" w:rsidRPr="00454EF1" w:rsidRDefault="00454EF1">
      <w:pPr>
        <w:contextualSpacing w:val="0"/>
        <w:jc w:val="both"/>
        <w:rPr>
          <w:rFonts w:ascii="Times New Roman" w:eastAsia="Times New Roman" w:hAnsi="Times New Roman" w:cs="Times New Roman"/>
          <w:b/>
          <w:sz w:val="24"/>
          <w:szCs w:val="24"/>
        </w:rPr>
      </w:pPr>
      <w:commentRangeStart w:id="43"/>
      <w:r w:rsidRPr="00454EF1">
        <w:rPr>
          <w:rFonts w:ascii="Times New Roman" w:eastAsia="Times New Roman" w:hAnsi="Times New Roman" w:cs="Times New Roman"/>
          <w:b/>
          <w:sz w:val="24"/>
          <w:szCs w:val="24"/>
        </w:rPr>
        <w:lastRenderedPageBreak/>
        <w:t>Abstract</w:t>
      </w:r>
      <w:commentRangeEnd w:id="43"/>
      <w:r w:rsidRPr="00454EF1">
        <w:rPr>
          <w:rFonts w:ascii="Times New Roman" w:hAnsi="Times New Roman" w:cs="Times New Roman"/>
          <w:sz w:val="24"/>
          <w:szCs w:val="24"/>
        </w:rPr>
        <w:commentReference w:id="43"/>
      </w:r>
    </w:p>
    <w:p w14:paraId="58E16D90" w14:textId="77777777" w:rsidR="002B5B68" w:rsidRPr="00454EF1" w:rsidRDefault="002B5B68">
      <w:pPr>
        <w:contextualSpacing w:val="0"/>
        <w:jc w:val="both"/>
        <w:rPr>
          <w:rFonts w:ascii="Times New Roman" w:eastAsia="Times New Roman" w:hAnsi="Times New Roman" w:cs="Times New Roman"/>
          <w:b/>
          <w:sz w:val="24"/>
          <w:szCs w:val="24"/>
        </w:rPr>
      </w:pPr>
    </w:p>
    <w:p w14:paraId="5B351B15" w14:textId="5865F0D2"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b/>
          <w:sz w:val="24"/>
          <w:szCs w:val="24"/>
        </w:rPr>
        <w:t xml:space="preserve">Introduction: </w:t>
      </w:r>
      <w:r w:rsidRPr="00454EF1">
        <w:rPr>
          <w:rFonts w:ascii="Times New Roman" w:eastAsia="Times New Roman" w:hAnsi="Times New Roman" w:cs="Times New Roman"/>
          <w:sz w:val="24"/>
          <w:szCs w:val="24"/>
        </w:rPr>
        <w:t xml:space="preserve">Adults with </w:t>
      </w:r>
      <w:r w:rsidR="005E5F9D" w:rsidRPr="00454EF1">
        <w:rPr>
          <w:rFonts w:ascii="Times New Roman" w:eastAsia="Times New Roman" w:hAnsi="Times New Roman" w:cs="Times New Roman"/>
          <w:sz w:val="24"/>
          <w:szCs w:val="24"/>
        </w:rPr>
        <w:t xml:space="preserve">childhood-onset </w:t>
      </w:r>
      <w:r w:rsidRPr="00454EF1">
        <w:rPr>
          <w:rFonts w:ascii="Times New Roman" w:eastAsia="Times New Roman" w:hAnsi="Times New Roman" w:cs="Times New Roman"/>
          <w:sz w:val="24"/>
          <w:szCs w:val="24"/>
        </w:rPr>
        <w:t xml:space="preserve">ADHD </w:t>
      </w:r>
      <w:r w:rsidR="00142BE6">
        <w:rPr>
          <w:rFonts w:ascii="Times New Roman" w:eastAsia="Times New Roman" w:hAnsi="Times New Roman" w:cs="Times New Roman"/>
          <w:sz w:val="24"/>
          <w:szCs w:val="24"/>
        </w:rPr>
        <w:t>show</w:t>
      </w:r>
      <w:r w:rsidRPr="00454EF1">
        <w:rPr>
          <w:rFonts w:ascii="Times New Roman" w:eastAsia="Times New Roman" w:hAnsi="Times New Roman" w:cs="Times New Roman"/>
          <w:sz w:val="24"/>
          <w:szCs w:val="24"/>
        </w:rPr>
        <w:t xml:space="preserve"> altered structural and functional </w:t>
      </w:r>
      <w:r w:rsidR="00142BE6">
        <w:rPr>
          <w:rFonts w:ascii="Times New Roman" w:eastAsia="Times New Roman" w:hAnsi="Times New Roman" w:cs="Times New Roman"/>
          <w:sz w:val="24"/>
          <w:szCs w:val="24"/>
        </w:rPr>
        <w:t xml:space="preserve">whole-brain </w:t>
      </w:r>
      <w:r w:rsidRPr="00454EF1">
        <w:rPr>
          <w:rFonts w:ascii="Times New Roman" w:eastAsia="Times New Roman" w:hAnsi="Times New Roman" w:cs="Times New Roman"/>
          <w:sz w:val="24"/>
          <w:szCs w:val="24"/>
        </w:rPr>
        <w:t xml:space="preserve">connectivity. However, the relationship between structural and functional </w:t>
      </w:r>
      <w:r w:rsidR="00142BE6">
        <w:rPr>
          <w:rFonts w:ascii="Times New Roman" w:eastAsia="Times New Roman" w:hAnsi="Times New Roman" w:cs="Times New Roman"/>
          <w:sz w:val="24"/>
          <w:szCs w:val="24"/>
        </w:rPr>
        <w:t>brain abnormalities</w:t>
      </w:r>
      <w:r w:rsidRPr="00454EF1">
        <w:rPr>
          <w:rFonts w:ascii="Times New Roman" w:eastAsia="Times New Roman" w:hAnsi="Times New Roman" w:cs="Times New Roman"/>
          <w:sz w:val="24"/>
          <w:szCs w:val="24"/>
        </w:rPr>
        <w:t xml:space="preserve"> in ADHD </w:t>
      </w:r>
      <w:r w:rsidR="00142BE6">
        <w:rPr>
          <w:rFonts w:ascii="Times New Roman" w:eastAsia="Times New Roman" w:hAnsi="Times New Roman" w:cs="Times New Roman"/>
          <w:sz w:val="24"/>
          <w:szCs w:val="24"/>
        </w:rPr>
        <w:t>remain</w:t>
      </w:r>
      <w:r w:rsidRPr="00454EF1">
        <w:rPr>
          <w:rFonts w:ascii="Times New Roman" w:eastAsia="Times New Roman" w:hAnsi="Times New Roman" w:cs="Times New Roman"/>
          <w:sz w:val="24"/>
          <w:szCs w:val="24"/>
        </w:rPr>
        <w:t xml:space="preserve"> uncharted.</w:t>
      </w:r>
      <w:r w:rsidR="00142BE6">
        <w:rPr>
          <w:rFonts w:ascii="Times New Roman" w:eastAsia="Times New Roman" w:hAnsi="Times New Roman" w:cs="Times New Roman"/>
          <w:sz w:val="24"/>
          <w:szCs w:val="24"/>
        </w:rPr>
        <w:t xml:space="preserve"> This knowledge is important to understand the neural basis of ADHD symptoms and develop targeted interventions. </w:t>
      </w:r>
      <w:r w:rsidR="005E5F9D">
        <w:rPr>
          <w:rFonts w:ascii="Times New Roman" w:eastAsia="Times New Roman" w:hAnsi="Times New Roman" w:cs="Times New Roman"/>
          <w:sz w:val="24"/>
          <w:szCs w:val="24"/>
        </w:rPr>
        <w:t xml:space="preserve"> </w:t>
      </w:r>
      <w:ins w:id="44" w:author="Luca Cocchi" w:date="2018-12-11T11:00:00Z">
        <w:r w:rsidR="00142BE6">
          <w:rPr>
            <w:rFonts w:ascii="Times New Roman" w:eastAsia="Times New Roman" w:hAnsi="Times New Roman" w:cs="Times New Roman"/>
            <w:sz w:val="24"/>
            <w:szCs w:val="24"/>
          </w:rPr>
          <w:t xml:space="preserve"> </w:t>
        </w:r>
      </w:ins>
      <w:r w:rsidRPr="00454EF1">
        <w:rPr>
          <w:rFonts w:ascii="Times New Roman" w:eastAsia="Times New Roman" w:hAnsi="Times New Roman" w:cs="Times New Roman"/>
          <w:sz w:val="24"/>
          <w:szCs w:val="24"/>
        </w:rPr>
        <w:t xml:space="preserve"> </w:t>
      </w:r>
    </w:p>
    <w:p w14:paraId="1F5CE972" w14:textId="72F2D9A7" w:rsidR="002B5B68"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b/>
          <w:sz w:val="24"/>
          <w:szCs w:val="24"/>
        </w:rPr>
        <w:t xml:space="preserve">Methods: </w:t>
      </w:r>
      <w:r w:rsidR="005E5F9D" w:rsidRPr="005E5F9D">
        <w:rPr>
          <w:rFonts w:ascii="Times New Roman" w:eastAsia="Times New Roman" w:hAnsi="Times New Roman" w:cs="Times New Roman"/>
          <w:sz w:val="24"/>
          <w:szCs w:val="24"/>
        </w:rPr>
        <w:t>We recruited</w:t>
      </w:r>
      <w:r w:rsidR="005E5F9D">
        <w:rPr>
          <w:rFonts w:ascii="Times New Roman" w:eastAsia="Times New Roman" w:hAnsi="Times New Roman" w:cs="Times New Roman"/>
          <w:b/>
          <w:sz w:val="24"/>
          <w:szCs w:val="24"/>
        </w:rPr>
        <w:t xml:space="preserve"> </w:t>
      </w:r>
      <w:r w:rsidRPr="00454EF1">
        <w:rPr>
          <w:rFonts w:ascii="Times New Roman" w:eastAsia="Times New Roman" w:hAnsi="Times New Roman" w:cs="Times New Roman"/>
          <w:sz w:val="24"/>
          <w:szCs w:val="24"/>
        </w:rPr>
        <w:t>78 medication-naive adults with established childhood-onset ADHD without co-occurring psych</w:t>
      </w:r>
      <w:r w:rsidR="005E5F9D">
        <w:rPr>
          <w:rFonts w:ascii="Times New Roman" w:eastAsia="Times New Roman" w:hAnsi="Times New Roman" w:cs="Times New Roman"/>
          <w:sz w:val="24"/>
          <w:szCs w:val="24"/>
        </w:rPr>
        <w:t>iatric conditions, and 118 age- sex-</w:t>
      </w:r>
      <w:r w:rsidR="008B698B">
        <w:rPr>
          <w:rFonts w:ascii="Times New Roman" w:eastAsia="Times New Roman" w:hAnsi="Times New Roman" w:cs="Times New Roman"/>
          <w:sz w:val="24"/>
          <w:szCs w:val="24"/>
        </w:rPr>
        <w:t xml:space="preserve"> and</w:t>
      </w:r>
      <w:r w:rsidRPr="00454EF1">
        <w:rPr>
          <w:rFonts w:ascii="Times New Roman" w:eastAsia="Times New Roman" w:hAnsi="Times New Roman" w:cs="Times New Roman"/>
          <w:sz w:val="24"/>
          <w:szCs w:val="24"/>
        </w:rPr>
        <w:t xml:space="preserve"> intelligence-matched healthy controls</w:t>
      </w:r>
      <w:r w:rsidR="005E5F9D">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w:t>
      </w:r>
      <w:r w:rsidR="00F5082C" w:rsidRPr="0006434C">
        <w:rPr>
          <w:rFonts w:ascii="Times New Roman" w:eastAsia="Times New Roman" w:hAnsi="Times New Roman" w:cs="Times New Roman"/>
          <w:sz w:val="24"/>
          <w:szCs w:val="24"/>
        </w:rPr>
        <w:t>Structural and functional connectivity matrices were derived from</w:t>
      </w:r>
      <w:r w:rsidR="00F5082C">
        <w:rPr>
          <w:rFonts w:ascii="Times New Roman" w:eastAsia="Times New Roman" w:hAnsi="Times New Roman" w:cs="Times New Roman"/>
          <w:sz w:val="24"/>
          <w:szCs w:val="24"/>
        </w:rPr>
        <w:t xml:space="preserve"> diffusion tensor imaging and resting-state</w:t>
      </w:r>
      <w:r w:rsidR="00F5082C" w:rsidRPr="0006434C">
        <w:rPr>
          <w:rFonts w:ascii="Times New Roman" w:eastAsia="Times New Roman" w:hAnsi="Times New Roman" w:cs="Times New Roman"/>
          <w:sz w:val="24"/>
          <w:szCs w:val="24"/>
        </w:rPr>
        <w:t xml:space="preserve"> data, respectively. </w:t>
      </w:r>
      <w:r w:rsidR="00F5082C">
        <w:rPr>
          <w:rFonts w:ascii="Times New Roman" w:eastAsia="Times New Roman" w:hAnsi="Times New Roman" w:cs="Times New Roman"/>
          <w:sz w:val="24"/>
          <w:szCs w:val="24"/>
        </w:rPr>
        <w:t>H</w:t>
      </w:r>
      <w:r w:rsidR="00F5082C" w:rsidRPr="0006434C">
        <w:rPr>
          <w:rFonts w:ascii="Times New Roman" w:eastAsia="Times New Roman" w:hAnsi="Times New Roman" w:cs="Times New Roman"/>
          <w:sz w:val="24"/>
          <w:szCs w:val="24"/>
        </w:rPr>
        <w:t>ub, feeder, and local connections</w:t>
      </w:r>
      <w:r w:rsidR="00F5082C">
        <w:rPr>
          <w:rFonts w:ascii="Times New Roman" w:eastAsia="Times New Roman" w:hAnsi="Times New Roman" w:cs="Times New Roman"/>
          <w:sz w:val="24"/>
          <w:szCs w:val="24"/>
        </w:rPr>
        <w:t xml:space="preserve"> were defined using </w:t>
      </w:r>
      <w:r w:rsidR="00F5082C" w:rsidRPr="0006434C">
        <w:rPr>
          <w:rFonts w:ascii="Times New Roman" w:eastAsia="Times New Roman" w:hAnsi="Times New Roman" w:cs="Times New Roman"/>
          <w:sz w:val="24"/>
          <w:szCs w:val="24"/>
        </w:rPr>
        <w:t>structural matrices</w:t>
      </w:r>
      <w:r w:rsidR="00F5082C">
        <w:rPr>
          <w:rFonts w:ascii="Times New Roman" w:eastAsia="Times New Roman" w:hAnsi="Times New Roman" w:cs="Times New Roman"/>
          <w:sz w:val="24"/>
          <w:szCs w:val="24"/>
        </w:rPr>
        <w:t xml:space="preserve">. </w:t>
      </w:r>
      <w:r w:rsidR="00F5082C" w:rsidRPr="0006434C">
        <w:rPr>
          <w:rFonts w:ascii="Times New Roman" w:eastAsia="Times New Roman" w:hAnsi="Times New Roman" w:cs="Times New Roman"/>
          <w:sz w:val="24"/>
          <w:szCs w:val="24"/>
        </w:rPr>
        <w:t xml:space="preserve">Individual level measures of structural connectivity and structure-function coupling were used to </w:t>
      </w:r>
      <w:r w:rsidR="00F5082C">
        <w:rPr>
          <w:rFonts w:ascii="Times New Roman" w:eastAsia="Times New Roman" w:hAnsi="Times New Roman" w:cs="Times New Roman"/>
          <w:sz w:val="24"/>
          <w:szCs w:val="24"/>
        </w:rPr>
        <w:t>contrast groups and link behaviour to brain abnormalities</w:t>
      </w:r>
      <w:r w:rsidR="00F5082C" w:rsidRPr="0006434C">
        <w:rPr>
          <w:rFonts w:ascii="Times New Roman" w:eastAsia="Times New Roman" w:hAnsi="Times New Roman" w:cs="Times New Roman"/>
          <w:sz w:val="24"/>
          <w:szCs w:val="24"/>
        </w:rPr>
        <w:t>.</w:t>
      </w:r>
    </w:p>
    <w:p w14:paraId="4A7474B5" w14:textId="1E224A7C"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b/>
          <w:sz w:val="24"/>
          <w:szCs w:val="24"/>
        </w:rPr>
        <w:t xml:space="preserve">Results: </w:t>
      </w:r>
      <w:r w:rsidR="00364BAE">
        <w:rPr>
          <w:rFonts w:ascii="Times New Roman" w:eastAsia="Times New Roman" w:hAnsi="Times New Roman" w:cs="Times New Roman"/>
          <w:sz w:val="24"/>
          <w:szCs w:val="24"/>
        </w:rPr>
        <w:t>Structural connectivity did not significantly differ between adult ADHD and healthy controls</w:t>
      </w:r>
      <w:r w:rsidR="00364BAE" w:rsidRPr="00454EF1">
        <w:rPr>
          <w:rFonts w:ascii="Times New Roman" w:eastAsia="Times New Roman" w:hAnsi="Times New Roman" w:cs="Times New Roman"/>
          <w:sz w:val="24"/>
          <w:szCs w:val="24"/>
        </w:rPr>
        <w:t xml:space="preserve">. Relative to controls, adults with ADHD showed </w:t>
      </w:r>
      <w:r w:rsidR="00364BAE">
        <w:rPr>
          <w:rFonts w:ascii="Times New Roman" w:eastAsia="Times New Roman" w:hAnsi="Times New Roman" w:cs="Times New Roman"/>
          <w:sz w:val="24"/>
          <w:szCs w:val="24"/>
        </w:rPr>
        <w:t xml:space="preserve">reduced </w:t>
      </w:r>
      <w:r w:rsidR="00364BAE" w:rsidRPr="00454EF1">
        <w:rPr>
          <w:rFonts w:ascii="Times New Roman" w:eastAsia="Times New Roman" w:hAnsi="Times New Roman" w:cs="Times New Roman"/>
          <w:sz w:val="24"/>
          <w:szCs w:val="24"/>
        </w:rPr>
        <w:t>structur</w:t>
      </w:r>
      <w:r w:rsidR="00364BAE">
        <w:rPr>
          <w:rFonts w:ascii="Times New Roman" w:eastAsia="Times New Roman" w:hAnsi="Times New Roman" w:cs="Times New Roman"/>
          <w:sz w:val="24"/>
          <w:szCs w:val="24"/>
        </w:rPr>
        <w:t>e-</w:t>
      </w:r>
      <w:r w:rsidR="00364BAE" w:rsidRPr="00454EF1">
        <w:rPr>
          <w:rFonts w:ascii="Times New Roman" w:eastAsia="Times New Roman" w:hAnsi="Times New Roman" w:cs="Times New Roman"/>
          <w:sz w:val="24"/>
          <w:szCs w:val="24"/>
        </w:rPr>
        <w:t xml:space="preserve">function connectivity coupling in </w:t>
      </w:r>
      <w:r w:rsidR="00364BAE">
        <w:rPr>
          <w:rFonts w:ascii="Times New Roman" w:eastAsia="Times New Roman" w:hAnsi="Times New Roman" w:cs="Times New Roman"/>
          <w:sz w:val="24"/>
          <w:szCs w:val="24"/>
        </w:rPr>
        <w:t>feeder connections, linking hubs with peripheral regions</w:t>
      </w:r>
      <w:r w:rsidR="00364BAE" w:rsidRPr="00454EF1">
        <w:rPr>
          <w:rFonts w:ascii="Times New Roman" w:eastAsia="Times New Roman" w:hAnsi="Times New Roman" w:cs="Times New Roman"/>
          <w:sz w:val="24"/>
          <w:szCs w:val="24"/>
        </w:rPr>
        <w:t>.</w:t>
      </w:r>
      <w:r w:rsidR="00364BAE">
        <w:rPr>
          <w:rFonts w:ascii="Times New Roman" w:eastAsia="Times New Roman" w:hAnsi="Times New Roman" w:cs="Times New Roman"/>
          <w:sz w:val="24"/>
          <w:szCs w:val="24"/>
        </w:rPr>
        <w:t xml:space="preserve"> This abnormality involved connections within the </w:t>
      </w:r>
      <w:commentRangeStart w:id="45"/>
      <w:commentRangeStart w:id="46"/>
      <w:r w:rsidR="00364BAE">
        <w:rPr>
          <w:rFonts w:ascii="Times New Roman" w:eastAsia="Times New Roman" w:hAnsi="Times New Roman" w:cs="Times New Roman"/>
          <w:sz w:val="24"/>
          <w:szCs w:val="24"/>
        </w:rPr>
        <w:t>control network</w:t>
      </w:r>
      <w:commentRangeEnd w:id="45"/>
      <w:r w:rsidR="00364BAE">
        <w:rPr>
          <w:rStyle w:val="CommentReference"/>
        </w:rPr>
        <w:commentReference w:id="45"/>
      </w:r>
      <w:commentRangeEnd w:id="46"/>
      <w:r w:rsidR="005C2089">
        <w:rPr>
          <w:rStyle w:val="CommentReference"/>
        </w:rPr>
        <w:commentReference w:id="46"/>
      </w:r>
      <w:r w:rsidR="00364BAE">
        <w:rPr>
          <w:rFonts w:ascii="Times New Roman" w:eastAsia="Times New Roman" w:hAnsi="Times New Roman" w:cs="Times New Roman"/>
          <w:sz w:val="24"/>
          <w:szCs w:val="24"/>
        </w:rPr>
        <w:t>, as well as linking the control system with default-mode and sensorimotor networks. Crucially, we found that l</w:t>
      </w:r>
      <w:r w:rsidRPr="00454EF1">
        <w:rPr>
          <w:rFonts w:ascii="Times New Roman" w:eastAsia="Times New Roman" w:hAnsi="Times New Roman" w:cs="Times New Roman"/>
          <w:sz w:val="24"/>
          <w:szCs w:val="24"/>
        </w:rPr>
        <w:t xml:space="preserve">ower structure-function coupling </w:t>
      </w:r>
      <w:r w:rsidR="00364BAE">
        <w:rPr>
          <w:rFonts w:ascii="Times New Roman" w:eastAsia="Times New Roman" w:hAnsi="Times New Roman" w:cs="Times New Roman"/>
          <w:sz w:val="24"/>
          <w:szCs w:val="24"/>
        </w:rPr>
        <w:t>was</w:t>
      </w:r>
      <w:r w:rsidRPr="00454EF1">
        <w:rPr>
          <w:rFonts w:ascii="Times New Roman" w:eastAsia="Times New Roman" w:hAnsi="Times New Roman" w:cs="Times New Roman"/>
          <w:sz w:val="24"/>
          <w:szCs w:val="24"/>
        </w:rPr>
        <w:t xml:space="preserve"> associated with higher ADHD symptom</w:t>
      </w:r>
      <w:ins w:id="47" w:author="Luca Cocchi" w:date="2018-12-11T11:24:00Z">
        <w:r w:rsidR="00364BAE">
          <w:rPr>
            <w:rFonts w:ascii="Times New Roman" w:eastAsia="Times New Roman" w:hAnsi="Times New Roman" w:cs="Times New Roman"/>
            <w:sz w:val="24"/>
            <w:szCs w:val="24"/>
          </w:rPr>
          <w:t>s</w:t>
        </w:r>
      </w:ins>
      <w:r w:rsidRPr="00454EF1">
        <w:rPr>
          <w:rFonts w:ascii="Times New Roman" w:eastAsia="Times New Roman" w:hAnsi="Times New Roman" w:cs="Times New Roman"/>
          <w:sz w:val="24"/>
          <w:szCs w:val="24"/>
        </w:rPr>
        <w:t>.</w:t>
      </w:r>
    </w:p>
    <w:p w14:paraId="2B45506B" w14:textId="0AD8CC62"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 xml:space="preserve">Conclusions: </w:t>
      </w:r>
      <w:r w:rsidR="00364BAE" w:rsidRPr="005C2089">
        <w:rPr>
          <w:rFonts w:ascii="Times New Roman" w:eastAsia="Times New Roman" w:hAnsi="Times New Roman" w:cs="Times New Roman"/>
          <w:sz w:val="24"/>
          <w:szCs w:val="24"/>
        </w:rPr>
        <w:t>This study</w:t>
      </w:r>
      <w:r w:rsidR="00364BAE">
        <w:rPr>
          <w:rFonts w:ascii="Times New Roman" w:eastAsia="Times New Roman" w:hAnsi="Times New Roman" w:cs="Times New Roman"/>
          <w:b/>
          <w:sz w:val="24"/>
          <w:szCs w:val="24"/>
        </w:rPr>
        <w:t xml:space="preserve"> </w:t>
      </w:r>
      <w:r w:rsidR="00364BAE" w:rsidRPr="005C2089">
        <w:rPr>
          <w:rFonts w:ascii="Times New Roman" w:eastAsia="Times New Roman" w:hAnsi="Times New Roman" w:cs="Times New Roman"/>
          <w:sz w:val="24"/>
          <w:szCs w:val="24"/>
        </w:rPr>
        <w:t>compleme</w:t>
      </w:r>
      <w:r w:rsidR="00364BAE" w:rsidRPr="008E5E21">
        <w:rPr>
          <w:rFonts w:ascii="Times New Roman" w:eastAsia="Times New Roman" w:hAnsi="Times New Roman" w:cs="Times New Roman"/>
          <w:sz w:val="24"/>
          <w:szCs w:val="24"/>
        </w:rPr>
        <w:t>nt</w:t>
      </w:r>
      <w:r w:rsidR="006508D0">
        <w:rPr>
          <w:rFonts w:ascii="Times New Roman" w:eastAsia="Times New Roman" w:hAnsi="Times New Roman" w:cs="Times New Roman"/>
          <w:sz w:val="24"/>
          <w:szCs w:val="24"/>
        </w:rPr>
        <w:t>s</w:t>
      </w:r>
      <w:r w:rsidR="00364BAE" w:rsidRPr="008E5E21">
        <w:rPr>
          <w:rFonts w:ascii="Times New Roman" w:eastAsia="Times New Roman" w:hAnsi="Times New Roman" w:cs="Times New Roman"/>
          <w:sz w:val="24"/>
          <w:szCs w:val="24"/>
        </w:rPr>
        <w:t xml:space="preserve"> previous investigations </w:t>
      </w:r>
      <w:r w:rsidR="00364BAE">
        <w:rPr>
          <w:rFonts w:ascii="Times New Roman" w:eastAsia="Times New Roman" w:hAnsi="Times New Roman" w:cs="Times New Roman"/>
          <w:sz w:val="24"/>
          <w:szCs w:val="24"/>
        </w:rPr>
        <w:t>o</w:t>
      </w:r>
      <w:r w:rsidR="006508D0">
        <w:rPr>
          <w:rFonts w:ascii="Times New Roman" w:eastAsia="Times New Roman" w:hAnsi="Times New Roman" w:cs="Times New Roman"/>
          <w:sz w:val="24"/>
          <w:szCs w:val="24"/>
        </w:rPr>
        <w:t>f</w:t>
      </w:r>
      <w:ins w:id="48" w:author="Luca Cocchi" w:date="2018-12-11T11:25:00Z">
        <w:r w:rsidR="00364BAE">
          <w:rPr>
            <w:rFonts w:ascii="Times New Roman" w:eastAsia="Times New Roman" w:hAnsi="Times New Roman" w:cs="Times New Roman"/>
            <w:sz w:val="24"/>
            <w:szCs w:val="24"/>
          </w:rPr>
          <w:t xml:space="preserve"> </w:t>
        </w:r>
      </w:ins>
      <w:r w:rsidR="008E5E21">
        <w:rPr>
          <w:rFonts w:ascii="Times New Roman" w:eastAsia="Times New Roman" w:hAnsi="Times New Roman" w:cs="Times New Roman"/>
          <w:sz w:val="24"/>
          <w:szCs w:val="24"/>
        </w:rPr>
        <w:t xml:space="preserve">structural and functional </w:t>
      </w:r>
      <w:r w:rsidR="00364BAE" w:rsidRPr="008E5E21">
        <w:rPr>
          <w:rFonts w:ascii="Times New Roman" w:eastAsia="Times New Roman" w:hAnsi="Times New Roman" w:cs="Times New Roman"/>
          <w:sz w:val="24"/>
          <w:szCs w:val="24"/>
        </w:rPr>
        <w:t>whole-brain network abnormalities</w:t>
      </w:r>
      <w:r w:rsidR="00364BAE">
        <w:rPr>
          <w:rFonts w:ascii="Times New Roman" w:eastAsia="Times New Roman" w:hAnsi="Times New Roman" w:cs="Times New Roman"/>
          <w:sz w:val="24"/>
          <w:szCs w:val="24"/>
        </w:rPr>
        <w:t xml:space="preserve"> in adult ADHD</w:t>
      </w:r>
      <w:r w:rsidR="00261CC6">
        <w:rPr>
          <w:rFonts w:ascii="Times New Roman" w:eastAsia="Times New Roman" w:hAnsi="Times New Roman" w:cs="Times New Roman"/>
          <w:sz w:val="24"/>
          <w:szCs w:val="24"/>
        </w:rPr>
        <w:t xml:space="preserve">, </w:t>
      </w:r>
      <w:r w:rsidR="00364BAE">
        <w:rPr>
          <w:rFonts w:ascii="Times New Roman" w:eastAsia="Times New Roman" w:hAnsi="Times New Roman" w:cs="Times New Roman"/>
          <w:sz w:val="24"/>
          <w:szCs w:val="24"/>
        </w:rPr>
        <w:t>highlighting a distinct break</w:t>
      </w:r>
      <w:r w:rsidR="00EF5917">
        <w:rPr>
          <w:rFonts w:ascii="Times New Roman" w:eastAsia="Times New Roman" w:hAnsi="Times New Roman" w:cs="Times New Roman"/>
          <w:sz w:val="24"/>
          <w:szCs w:val="24"/>
        </w:rPr>
        <w:t>down</w:t>
      </w:r>
      <w:r w:rsidR="00364BAE">
        <w:rPr>
          <w:rFonts w:ascii="Times New Roman" w:eastAsia="Times New Roman" w:hAnsi="Times New Roman" w:cs="Times New Roman"/>
          <w:sz w:val="24"/>
          <w:szCs w:val="24"/>
        </w:rPr>
        <w:t xml:space="preserve"> in the healthy function-structure relationship </w:t>
      </w:r>
      <w:r w:rsidR="008E5E21">
        <w:rPr>
          <w:rFonts w:ascii="Times New Roman" w:eastAsia="Times New Roman" w:hAnsi="Times New Roman" w:cs="Times New Roman"/>
          <w:sz w:val="24"/>
          <w:szCs w:val="24"/>
        </w:rPr>
        <w:t>in</w:t>
      </w:r>
      <w:r w:rsidR="00364BAE">
        <w:rPr>
          <w:rFonts w:ascii="Times New Roman" w:eastAsia="Times New Roman" w:hAnsi="Times New Roman" w:cs="Times New Roman"/>
          <w:sz w:val="24"/>
          <w:szCs w:val="24"/>
        </w:rPr>
        <w:t xml:space="preserve"> connections linking hubs with peripheral</w:t>
      </w:r>
      <w:r w:rsidR="008E5E21">
        <w:rPr>
          <w:rFonts w:ascii="Times New Roman" w:eastAsia="Times New Roman" w:hAnsi="Times New Roman" w:cs="Times New Roman"/>
          <w:sz w:val="24"/>
          <w:szCs w:val="24"/>
        </w:rPr>
        <w:t xml:space="preserve"> brain regions</w:t>
      </w:r>
      <w:r w:rsidR="00364BAE">
        <w:rPr>
          <w:rFonts w:ascii="Times New Roman" w:eastAsia="Times New Roman" w:hAnsi="Times New Roman" w:cs="Times New Roman"/>
          <w:sz w:val="24"/>
          <w:szCs w:val="24"/>
        </w:rPr>
        <w:t>.</w:t>
      </w:r>
      <w:r w:rsidR="008E5E21">
        <w:rPr>
          <w:rFonts w:ascii="Times New Roman" w:eastAsia="Times New Roman" w:hAnsi="Times New Roman" w:cs="Times New Roman"/>
          <w:sz w:val="24"/>
          <w:szCs w:val="24"/>
        </w:rPr>
        <w:t xml:space="preserve"> This</w:t>
      </w:r>
      <w:r w:rsidR="00261CC6">
        <w:rPr>
          <w:rFonts w:ascii="Times New Roman" w:eastAsia="Times New Roman" w:hAnsi="Times New Roman" w:cs="Times New Roman"/>
          <w:sz w:val="24"/>
          <w:szCs w:val="24"/>
        </w:rPr>
        <w:t xml:space="preserve"> </w:t>
      </w:r>
      <w:r w:rsidR="008E5E21">
        <w:rPr>
          <w:rFonts w:ascii="Times New Roman" w:eastAsia="Times New Roman" w:hAnsi="Times New Roman" w:cs="Times New Roman"/>
          <w:sz w:val="24"/>
          <w:szCs w:val="24"/>
        </w:rPr>
        <w:t xml:space="preserve">reduction in </w:t>
      </w:r>
      <w:r w:rsidR="00EF5917">
        <w:rPr>
          <w:rFonts w:ascii="Times New Roman" w:eastAsia="Times New Roman" w:hAnsi="Times New Roman" w:cs="Times New Roman"/>
          <w:sz w:val="24"/>
          <w:szCs w:val="24"/>
        </w:rPr>
        <w:t xml:space="preserve">the </w:t>
      </w:r>
      <w:r w:rsidR="008E5E21">
        <w:rPr>
          <w:rFonts w:ascii="Times New Roman" w:eastAsia="Times New Roman" w:hAnsi="Times New Roman" w:cs="Times New Roman"/>
          <w:sz w:val="24"/>
          <w:szCs w:val="24"/>
        </w:rPr>
        <w:t xml:space="preserve">function-structure relationship </w:t>
      </w:r>
      <w:r w:rsidR="000548A5">
        <w:rPr>
          <w:rFonts w:ascii="Times New Roman" w:eastAsia="Times New Roman" w:hAnsi="Times New Roman" w:cs="Times New Roman"/>
          <w:sz w:val="24"/>
          <w:szCs w:val="24"/>
        </w:rPr>
        <w:t>provide</w:t>
      </w:r>
      <w:r w:rsidR="005C2089">
        <w:rPr>
          <w:rFonts w:ascii="Times New Roman" w:eastAsia="Times New Roman" w:hAnsi="Times New Roman" w:cs="Times New Roman"/>
          <w:sz w:val="24"/>
          <w:szCs w:val="24"/>
        </w:rPr>
        <w:t>s</w:t>
      </w:r>
      <w:r w:rsidR="000548A5">
        <w:rPr>
          <w:rFonts w:ascii="Times New Roman" w:eastAsia="Times New Roman" w:hAnsi="Times New Roman" w:cs="Times New Roman"/>
          <w:sz w:val="24"/>
          <w:szCs w:val="24"/>
        </w:rPr>
        <w:t xml:space="preserve"> further </w:t>
      </w:r>
      <w:r w:rsidR="008E5E21">
        <w:rPr>
          <w:rFonts w:ascii="Times New Roman" w:eastAsia="Times New Roman" w:hAnsi="Times New Roman" w:cs="Times New Roman"/>
          <w:sz w:val="24"/>
          <w:szCs w:val="24"/>
        </w:rPr>
        <w:t>support</w:t>
      </w:r>
      <w:r w:rsidR="000548A5">
        <w:rPr>
          <w:rFonts w:ascii="Times New Roman" w:eastAsia="Times New Roman" w:hAnsi="Times New Roman" w:cs="Times New Roman"/>
          <w:sz w:val="24"/>
          <w:szCs w:val="24"/>
        </w:rPr>
        <w:t xml:space="preserve"> for the notion that</w:t>
      </w:r>
      <w:r w:rsidR="008E5E21">
        <w:rPr>
          <w:rFonts w:ascii="Times New Roman" w:eastAsia="Times New Roman" w:hAnsi="Times New Roman" w:cs="Times New Roman"/>
          <w:sz w:val="24"/>
          <w:szCs w:val="24"/>
        </w:rPr>
        <w:t xml:space="preserve"> </w:t>
      </w:r>
      <w:proofErr w:type="gramStart"/>
      <w:r w:rsidR="008E5E21">
        <w:rPr>
          <w:rFonts w:ascii="Times New Roman" w:eastAsia="Times New Roman" w:hAnsi="Times New Roman" w:cs="Times New Roman"/>
          <w:sz w:val="24"/>
          <w:szCs w:val="24"/>
        </w:rPr>
        <w:t>control</w:t>
      </w:r>
      <w:proofErr w:type="gramEnd"/>
      <w:r w:rsidR="008E5E21">
        <w:rPr>
          <w:rFonts w:ascii="Times New Roman" w:eastAsia="Times New Roman" w:hAnsi="Times New Roman" w:cs="Times New Roman"/>
          <w:sz w:val="24"/>
          <w:szCs w:val="24"/>
        </w:rPr>
        <w:t xml:space="preserve"> and default mode networks</w:t>
      </w:r>
      <w:r w:rsidR="00261CC6">
        <w:rPr>
          <w:rFonts w:ascii="Times New Roman" w:eastAsia="Times New Roman" w:hAnsi="Times New Roman" w:cs="Times New Roman"/>
          <w:sz w:val="24"/>
          <w:szCs w:val="24"/>
        </w:rPr>
        <w:t xml:space="preserve"> abnormalities</w:t>
      </w:r>
      <w:r w:rsidR="000548A5">
        <w:rPr>
          <w:rFonts w:ascii="Times New Roman" w:eastAsia="Times New Roman" w:hAnsi="Times New Roman" w:cs="Times New Roman"/>
          <w:sz w:val="24"/>
          <w:szCs w:val="24"/>
        </w:rPr>
        <w:t xml:space="preserve"> play a key role </w:t>
      </w:r>
      <w:r w:rsidR="00DA0589">
        <w:rPr>
          <w:rFonts w:ascii="Times New Roman" w:eastAsia="Times New Roman" w:hAnsi="Times New Roman" w:cs="Times New Roman"/>
          <w:sz w:val="24"/>
          <w:szCs w:val="24"/>
        </w:rPr>
        <w:t xml:space="preserve">in the </w:t>
      </w:r>
      <w:commentRangeStart w:id="49"/>
      <w:ins w:id="50" w:author="Luca Cocchi" w:date="2018-12-11T12:04:00Z">
        <w:r w:rsidR="00DA0589">
          <w:rPr>
            <w:rFonts w:ascii="Times New Roman" w:eastAsia="Times New Roman" w:hAnsi="Times New Roman" w:cs="Times New Roman"/>
            <w:sz w:val="24"/>
            <w:szCs w:val="24"/>
          </w:rPr>
          <w:t xml:space="preserve">persistence of </w:t>
        </w:r>
        <w:r w:rsidR="000548A5">
          <w:rPr>
            <w:rFonts w:ascii="Times New Roman" w:eastAsia="Times New Roman" w:hAnsi="Times New Roman" w:cs="Times New Roman"/>
            <w:sz w:val="24"/>
            <w:szCs w:val="24"/>
          </w:rPr>
          <w:t>ADHD</w:t>
        </w:r>
      </w:ins>
      <w:ins w:id="51" w:author="Luca Cocchi" w:date="2018-12-11T12:12:00Z">
        <w:r w:rsidR="00DA0589">
          <w:rPr>
            <w:rFonts w:ascii="Times New Roman" w:eastAsia="Times New Roman" w:hAnsi="Times New Roman" w:cs="Times New Roman"/>
            <w:sz w:val="24"/>
            <w:szCs w:val="24"/>
          </w:rPr>
          <w:t xml:space="preserve"> in adulthood</w:t>
        </w:r>
      </w:ins>
      <w:commentRangeEnd w:id="49"/>
      <w:ins w:id="52" w:author="Luca Cocchi" w:date="2018-12-11T12:13:00Z">
        <w:r w:rsidR="0060157D">
          <w:rPr>
            <w:rStyle w:val="CommentReference"/>
          </w:rPr>
          <w:commentReference w:id="49"/>
        </w:r>
      </w:ins>
      <w:ins w:id="53" w:author="Luca Cocchi" w:date="2018-12-11T11:29:00Z">
        <w:r w:rsidR="00EF5917">
          <w:rPr>
            <w:rFonts w:ascii="Times New Roman" w:eastAsia="Times New Roman" w:hAnsi="Times New Roman" w:cs="Times New Roman"/>
            <w:sz w:val="24"/>
            <w:szCs w:val="24"/>
          </w:rPr>
          <w:t>.</w:t>
        </w:r>
      </w:ins>
    </w:p>
    <w:p w14:paraId="1D2AE992" w14:textId="77777777" w:rsidR="002B5B68" w:rsidRPr="00454EF1" w:rsidRDefault="002B5B68">
      <w:pPr>
        <w:contextualSpacing w:val="0"/>
        <w:jc w:val="both"/>
        <w:rPr>
          <w:rFonts w:ascii="Times New Roman" w:eastAsia="Times New Roman" w:hAnsi="Times New Roman" w:cs="Times New Roman"/>
          <w:b/>
          <w:sz w:val="24"/>
          <w:szCs w:val="24"/>
        </w:rPr>
      </w:pPr>
    </w:p>
    <w:p w14:paraId="124F5192" w14:textId="77777777" w:rsidR="002B5B68" w:rsidRPr="00454EF1" w:rsidRDefault="002B5B68">
      <w:pPr>
        <w:contextualSpacing w:val="0"/>
        <w:jc w:val="both"/>
        <w:rPr>
          <w:rFonts w:ascii="Times New Roman" w:eastAsia="Times New Roman" w:hAnsi="Times New Roman" w:cs="Times New Roman"/>
          <w:b/>
          <w:sz w:val="24"/>
          <w:szCs w:val="24"/>
        </w:rPr>
      </w:pPr>
    </w:p>
    <w:p w14:paraId="07F9051D" w14:textId="77777777" w:rsidR="002B5B68" w:rsidRPr="00454EF1" w:rsidRDefault="002B5B68">
      <w:pPr>
        <w:contextualSpacing w:val="0"/>
        <w:jc w:val="both"/>
        <w:rPr>
          <w:rFonts w:ascii="Times New Roman" w:eastAsia="Times New Roman" w:hAnsi="Times New Roman" w:cs="Times New Roman"/>
          <w:b/>
          <w:sz w:val="24"/>
          <w:szCs w:val="24"/>
        </w:rPr>
      </w:pPr>
    </w:p>
    <w:p w14:paraId="7745F06A" w14:textId="77777777" w:rsidR="002B5B68" w:rsidRPr="00454EF1" w:rsidRDefault="002B5B68">
      <w:pPr>
        <w:contextualSpacing w:val="0"/>
        <w:jc w:val="both"/>
        <w:rPr>
          <w:rFonts w:ascii="Times New Roman" w:eastAsia="Times New Roman" w:hAnsi="Times New Roman" w:cs="Times New Roman"/>
          <w:b/>
          <w:sz w:val="24"/>
          <w:szCs w:val="24"/>
        </w:rPr>
      </w:pPr>
    </w:p>
    <w:p w14:paraId="51250C44" w14:textId="77777777" w:rsidR="002B5B68" w:rsidRPr="00454EF1" w:rsidRDefault="002B5B68">
      <w:pPr>
        <w:contextualSpacing w:val="0"/>
        <w:jc w:val="both"/>
        <w:rPr>
          <w:rFonts w:ascii="Times New Roman" w:eastAsia="Times New Roman" w:hAnsi="Times New Roman" w:cs="Times New Roman"/>
          <w:b/>
          <w:sz w:val="24"/>
          <w:szCs w:val="24"/>
        </w:rPr>
      </w:pPr>
    </w:p>
    <w:p w14:paraId="15546CFD" w14:textId="77777777" w:rsidR="00454EF1" w:rsidRPr="00454EF1" w:rsidRDefault="00454EF1">
      <w:pP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br w:type="page"/>
      </w:r>
    </w:p>
    <w:p w14:paraId="62E5E90B" w14:textId="77777777"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lastRenderedPageBreak/>
        <w:t>Introduction</w:t>
      </w:r>
    </w:p>
    <w:p w14:paraId="292A419C" w14:textId="41F810A6" w:rsidR="002B5B68" w:rsidRPr="00454EF1" w:rsidRDefault="00CD7EEC">
      <w:pPr>
        <w:contextualSpacing w:val="0"/>
        <w:jc w:val="both"/>
        <w:rPr>
          <w:rFonts w:ascii="Times New Roman" w:eastAsia="Times New Roman" w:hAnsi="Times New Roman" w:cs="Times New Roman"/>
          <w:sz w:val="24"/>
          <w:szCs w:val="24"/>
        </w:rPr>
      </w:pPr>
      <w:ins w:id="54" w:author="Luca Cocchi" w:date="2018-12-11T12:06:00Z">
        <w:r>
          <w:rPr>
            <w:rFonts w:ascii="Times New Roman" w:eastAsia="Times New Roman" w:hAnsi="Times New Roman" w:cs="Times New Roman"/>
            <w:sz w:val="24"/>
            <w:szCs w:val="24"/>
          </w:rPr>
          <w:t>Adult a</w:t>
        </w:r>
      </w:ins>
      <w:del w:id="55" w:author="Luca Cocchi" w:date="2018-12-11T12:06:00Z">
        <w:r w:rsidR="00454EF1" w:rsidRPr="00454EF1" w:rsidDel="00CD7EEC">
          <w:rPr>
            <w:rFonts w:ascii="Times New Roman" w:eastAsia="Times New Roman" w:hAnsi="Times New Roman" w:cs="Times New Roman"/>
            <w:sz w:val="24"/>
            <w:szCs w:val="24"/>
          </w:rPr>
          <w:delText>A</w:delText>
        </w:r>
      </w:del>
      <w:r w:rsidR="00454EF1" w:rsidRPr="00454EF1">
        <w:rPr>
          <w:rFonts w:ascii="Times New Roman" w:eastAsia="Times New Roman" w:hAnsi="Times New Roman" w:cs="Times New Roman"/>
          <w:sz w:val="24"/>
          <w:szCs w:val="24"/>
        </w:rPr>
        <w:t xml:space="preserve">ttention-deficit hyperactivity disorder (ADHD) </w:t>
      </w:r>
      <w:del w:id="56" w:author="Luca Cocchi" w:date="2018-12-11T12:05:00Z">
        <w:r w:rsidR="00454EF1" w:rsidRPr="00454EF1" w:rsidDel="00CD7EEC">
          <w:rPr>
            <w:rFonts w:ascii="Times New Roman" w:eastAsia="Times New Roman" w:hAnsi="Times New Roman" w:cs="Times New Roman"/>
            <w:sz w:val="24"/>
            <w:szCs w:val="24"/>
          </w:rPr>
          <w:delText xml:space="preserve">during adulthood </w:delText>
        </w:r>
      </w:del>
      <w:r w:rsidR="00454EF1" w:rsidRPr="00454EF1">
        <w:rPr>
          <w:rFonts w:ascii="Times New Roman" w:eastAsia="Times New Roman" w:hAnsi="Times New Roman" w:cs="Times New Roman"/>
          <w:sz w:val="24"/>
          <w:szCs w:val="24"/>
        </w:rPr>
        <w:t xml:space="preserve">is a neurodevelopmental disorder </w:t>
      </w:r>
      <w:del w:id="57" w:author="Luca Cocchi" w:date="2018-12-11T12:06:00Z">
        <w:r w:rsidR="00454EF1" w:rsidRPr="00454EF1" w:rsidDel="00CD7EEC">
          <w:rPr>
            <w:rFonts w:ascii="Times New Roman" w:eastAsia="Times New Roman" w:hAnsi="Times New Roman" w:cs="Times New Roman"/>
            <w:sz w:val="24"/>
            <w:szCs w:val="24"/>
          </w:rPr>
          <w:delText>with clear accounts of</w:delText>
        </w:r>
      </w:del>
      <w:ins w:id="58" w:author="Luca Cocchi" w:date="2018-12-11T12:06:00Z">
        <w:r>
          <w:rPr>
            <w:rFonts w:ascii="Times New Roman" w:eastAsia="Times New Roman" w:hAnsi="Times New Roman" w:cs="Times New Roman"/>
            <w:sz w:val="24"/>
            <w:szCs w:val="24"/>
          </w:rPr>
          <w:t>characterised by</w:t>
        </w:r>
      </w:ins>
      <w:r w:rsidR="00454EF1" w:rsidRPr="00454EF1">
        <w:rPr>
          <w:rFonts w:ascii="Times New Roman" w:eastAsia="Times New Roman" w:hAnsi="Times New Roman" w:cs="Times New Roman"/>
          <w:sz w:val="24"/>
          <w:szCs w:val="24"/>
        </w:rPr>
        <w:t xml:space="preserve"> inattentive and hyperactive-impulsive symptoms</w:t>
      </w:r>
      <w:r w:rsidR="007E0E81">
        <w:rPr>
          <w:rFonts w:ascii="Times New Roman" w:eastAsia="Times New Roman" w:hAnsi="Times New Roman" w:cs="Times New Roman"/>
          <w:sz w:val="24"/>
          <w:szCs w:val="24"/>
        </w:rPr>
        <w:t xml:space="preserve"> beginning</w:t>
      </w:r>
      <w:r w:rsidR="00454EF1" w:rsidRPr="00454EF1">
        <w:rPr>
          <w:rFonts w:ascii="Times New Roman" w:eastAsia="Times New Roman" w:hAnsi="Times New Roman" w:cs="Times New Roman"/>
          <w:sz w:val="24"/>
          <w:szCs w:val="24"/>
        </w:rPr>
        <w:t xml:space="preserve"> </w:t>
      </w:r>
      <w:r w:rsidR="007E0E81">
        <w:rPr>
          <w:rFonts w:ascii="Times New Roman" w:eastAsia="Times New Roman" w:hAnsi="Times New Roman" w:cs="Times New Roman"/>
          <w:sz w:val="24"/>
          <w:szCs w:val="24"/>
        </w:rPr>
        <w:t>in</w:t>
      </w:r>
      <w:r w:rsidR="00454EF1" w:rsidRPr="00454EF1">
        <w:rPr>
          <w:rFonts w:ascii="Times New Roman" w:eastAsia="Times New Roman" w:hAnsi="Times New Roman" w:cs="Times New Roman"/>
          <w:sz w:val="24"/>
          <w:szCs w:val="24"/>
        </w:rPr>
        <w:t xml:space="preserve"> childhood </w:t>
      </w:r>
      <w:hyperlink r:id="rId9">
        <w:r w:rsidR="00454EF1" w:rsidRPr="00454EF1">
          <w:rPr>
            <w:rFonts w:ascii="Times New Roman" w:eastAsia="Times New Roman" w:hAnsi="Times New Roman" w:cs="Times New Roman"/>
            <w:sz w:val="24"/>
            <w:szCs w:val="24"/>
          </w:rPr>
          <w:t>(</w:t>
        </w:r>
        <w:proofErr w:type="spellStart"/>
        <w:r w:rsidR="00454EF1" w:rsidRPr="00454EF1">
          <w:rPr>
            <w:rFonts w:ascii="Times New Roman" w:eastAsia="Times New Roman" w:hAnsi="Times New Roman" w:cs="Times New Roman"/>
            <w:sz w:val="24"/>
            <w:szCs w:val="24"/>
          </w:rPr>
          <w:t>Asherson</w:t>
        </w:r>
        <w:proofErr w:type="spellEnd"/>
        <w:r w:rsidR="00454EF1" w:rsidRPr="00454EF1">
          <w:rPr>
            <w:rFonts w:ascii="Times New Roman" w:eastAsia="Times New Roman" w:hAnsi="Times New Roman" w:cs="Times New Roman"/>
            <w:sz w:val="24"/>
            <w:szCs w:val="24"/>
          </w:rPr>
          <w:t xml:space="preserve">, </w:t>
        </w:r>
        <w:proofErr w:type="spellStart"/>
        <w:r w:rsidR="00454EF1" w:rsidRPr="00454EF1">
          <w:rPr>
            <w:rFonts w:ascii="Times New Roman" w:eastAsia="Times New Roman" w:hAnsi="Times New Roman" w:cs="Times New Roman"/>
            <w:sz w:val="24"/>
            <w:szCs w:val="24"/>
          </w:rPr>
          <w:t>Buitelaar</w:t>
        </w:r>
        <w:proofErr w:type="spellEnd"/>
        <w:r w:rsidR="00454EF1" w:rsidRPr="00454EF1">
          <w:rPr>
            <w:rFonts w:ascii="Times New Roman" w:eastAsia="Times New Roman" w:hAnsi="Times New Roman" w:cs="Times New Roman"/>
            <w:sz w:val="24"/>
            <w:szCs w:val="24"/>
          </w:rPr>
          <w:t xml:space="preserve">, </w:t>
        </w:r>
        <w:proofErr w:type="spellStart"/>
        <w:r w:rsidR="00454EF1" w:rsidRPr="00454EF1">
          <w:rPr>
            <w:rFonts w:ascii="Times New Roman" w:eastAsia="Times New Roman" w:hAnsi="Times New Roman" w:cs="Times New Roman"/>
            <w:sz w:val="24"/>
            <w:szCs w:val="24"/>
          </w:rPr>
          <w:t>Faraone</w:t>
        </w:r>
        <w:proofErr w:type="spellEnd"/>
        <w:r w:rsidR="00454EF1" w:rsidRPr="00454EF1">
          <w:rPr>
            <w:rFonts w:ascii="Times New Roman" w:eastAsia="Times New Roman" w:hAnsi="Times New Roman" w:cs="Times New Roman"/>
            <w:sz w:val="24"/>
            <w:szCs w:val="24"/>
          </w:rPr>
          <w:t>, &amp; Rohde, 2016)</w:t>
        </w:r>
      </w:hyperlink>
      <w:r w:rsidR="00454EF1" w:rsidRPr="00454EF1">
        <w:rPr>
          <w:rFonts w:ascii="Times New Roman" w:eastAsia="Times New Roman" w:hAnsi="Times New Roman" w:cs="Times New Roman"/>
          <w:sz w:val="24"/>
          <w:szCs w:val="24"/>
        </w:rPr>
        <w:t xml:space="preserve">. Despite </w:t>
      </w:r>
      <w:del w:id="59" w:author="Luca Cocchi" w:date="2018-12-11T12:07:00Z">
        <w:r w:rsidR="00454EF1" w:rsidRPr="00454EF1" w:rsidDel="00CD7EEC">
          <w:rPr>
            <w:rFonts w:ascii="Times New Roman" w:eastAsia="Times New Roman" w:hAnsi="Times New Roman" w:cs="Times New Roman"/>
            <w:sz w:val="24"/>
            <w:szCs w:val="24"/>
          </w:rPr>
          <w:delText xml:space="preserve">the </w:delText>
        </w:r>
      </w:del>
      <w:ins w:id="60" w:author="Luca Cocchi" w:date="2018-12-11T12:07:00Z">
        <w:r>
          <w:rPr>
            <w:rFonts w:ascii="Times New Roman" w:eastAsia="Times New Roman" w:hAnsi="Times New Roman" w:cs="Times New Roman"/>
            <w:sz w:val="24"/>
            <w:szCs w:val="24"/>
          </w:rPr>
          <w:t>decades of research</w:t>
        </w:r>
      </w:ins>
      <w:del w:id="61" w:author="Luca Cocchi" w:date="2018-12-11T12:09:00Z">
        <w:r w:rsidR="00454EF1" w:rsidRPr="00454EF1" w:rsidDel="00CD7EEC">
          <w:rPr>
            <w:rFonts w:ascii="Times New Roman" w:eastAsia="Times New Roman" w:hAnsi="Times New Roman" w:cs="Times New Roman"/>
            <w:sz w:val="24"/>
            <w:szCs w:val="24"/>
          </w:rPr>
          <w:delText>high prevalence</w:delText>
        </w:r>
      </w:del>
      <w:r w:rsidR="00454EF1" w:rsidRPr="00454EF1">
        <w:rPr>
          <w:rFonts w:ascii="Times New Roman" w:eastAsia="Times New Roman" w:hAnsi="Times New Roman" w:cs="Times New Roman"/>
          <w:sz w:val="24"/>
          <w:szCs w:val="24"/>
        </w:rPr>
        <w:t xml:space="preserve">, </w:t>
      </w:r>
      <w:del w:id="62" w:author="Luca Cocchi" w:date="2018-12-11T12:07:00Z">
        <w:r w:rsidR="00454EF1" w:rsidRPr="00454EF1" w:rsidDel="00CD7EEC">
          <w:rPr>
            <w:rFonts w:ascii="Times New Roman" w:eastAsia="Times New Roman" w:hAnsi="Times New Roman" w:cs="Times New Roman"/>
            <w:sz w:val="24"/>
            <w:szCs w:val="24"/>
          </w:rPr>
          <w:delText xml:space="preserve">and clear links to functional and mental health problems, </w:delText>
        </w:r>
      </w:del>
      <w:del w:id="63" w:author="Luke H" w:date="2018-12-21T09:15:00Z">
        <w:r w:rsidR="00454EF1" w:rsidRPr="00454EF1" w:rsidDel="008C2E49">
          <w:rPr>
            <w:rFonts w:ascii="Times New Roman" w:eastAsia="Times New Roman" w:hAnsi="Times New Roman" w:cs="Times New Roman"/>
            <w:sz w:val="24"/>
            <w:szCs w:val="24"/>
          </w:rPr>
          <w:delText xml:space="preserve">the identification </w:delText>
        </w:r>
      </w:del>
      <w:ins w:id="64" w:author="Luke H" w:date="2018-12-21T09:15:00Z">
        <w:r w:rsidR="008C2E49" w:rsidRPr="00454EF1">
          <w:rPr>
            <w:rFonts w:ascii="Times New Roman" w:eastAsia="Times New Roman" w:hAnsi="Times New Roman" w:cs="Times New Roman"/>
            <w:sz w:val="24"/>
            <w:szCs w:val="24"/>
          </w:rPr>
          <w:t>identi</w:t>
        </w:r>
        <w:r w:rsidR="008C2E49">
          <w:rPr>
            <w:rFonts w:ascii="Times New Roman" w:eastAsia="Times New Roman" w:hAnsi="Times New Roman" w:cs="Times New Roman"/>
            <w:sz w:val="24"/>
            <w:szCs w:val="24"/>
          </w:rPr>
          <w:t xml:space="preserve">fying </w:t>
        </w:r>
      </w:ins>
      <w:del w:id="65" w:author="Luke H" w:date="2018-12-21T09:15:00Z">
        <w:r w:rsidR="00454EF1" w:rsidRPr="00454EF1" w:rsidDel="008C2E49">
          <w:rPr>
            <w:rFonts w:ascii="Times New Roman" w:eastAsia="Times New Roman" w:hAnsi="Times New Roman" w:cs="Times New Roman"/>
            <w:sz w:val="24"/>
            <w:szCs w:val="24"/>
          </w:rPr>
          <w:delText>of</w:delText>
        </w:r>
      </w:del>
      <w:r w:rsidR="00454EF1" w:rsidRPr="00454EF1">
        <w:rPr>
          <w:rFonts w:ascii="Times New Roman" w:eastAsia="Times New Roman" w:hAnsi="Times New Roman" w:cs="Times New Roman"/>
          <w:sz w:val="24"/>
          <w:szCs w:val="24"/>
        </w:rPr>
        <w:t xml:space="preserve"> </w:t>
      </w:r>
      <w:ins w:id="66" w:author="Luca Cocchi" w:date="2018-12-11T12:08:00Z">
        <w:r>
          <w:rPr>
            <w:rFonts w:ascii="Times New Roman" w:eastAsia="Times New Roman" w:hAnsi="Times New Roman" w:cs="Times New Roman"/>
            <w:sz w:val="24"/>
            <w:szCs w:val="24"/>
          </w:rPr>
          <w:t xml:space="preserve">the neural underpinnings of adult ADHD </w:t>
        </w:r>
      </w:ins>
      <w:ins w:id="67" w:author="Luca Cocchi" w:date="2018-12-11T12:09:00Z">
        <w:del w:id="68" w:author="Luke H" w:date="2018-12-21T09:10:00Z">
          <w:r w:rsidDel="008C2E49">
            <w:rPr>
              <w:rFonts w:ascii="Times New Roman" w:eastAsia="Times New Roman" w:hAnsi="Times New Roman" w:cs="Times New Roman"/>
              <w:sz w:val="24"/>
              <w:szCs w:val="24"/>
            </w:rPr>
            <w:delText>represent</w:delText>
          </w:r>
        </w:del>
      </w:ins>
      <w:ins w:id="69" w:author="Luke H" w:date="2018-12-21T09:10:00Z">
        <w:r w:rsidR="008C2E49">
          <w:rPr>
            <w:rFonts w:ascii="Times New Roman" w:eastAsia="Times New Roman" w:hAnsi="Times New Roman" w:cs="Times New Roman"/>
            <w:sz w:val="24"/>
            <w:szCs w:val="24"/>
          </w:rPr>
          <w:t>is</w:t>
        </w:r>
      </w:ins>
      <w:ins w:id="70" w:author="Luca Cocchi" w:date="2018-12-11T12:08:00Z">
        <w:r>
          <w:rPr>
            <w:rFonts w:ascii="Times New Roman" w:eastAsia="Times New Roman" w:hAnsi="Times New Roman" w:cs="Times New Roman"/>
            <w:sz w:val="24"/>
            <w:szCs w:val="24"/>
          </w:rPr>
          <w:t xml:space="preserve"> an ongoing research endeavour.</w:t>
        </w:r>
      </w:ins>
      <w:ins w:id="71" w:author="Luca Cocchi" w:date="2018-12-11T12:09:00Z">
        <w:r>
          <w:rPr>
            <w:rFonts w:ascii="Times New Roman" w:eastAsia="Times New Roman" w:hAnsi="Times New Roman" w:cs="Times New Roman"/>
            <w:sz w:val="24"/>
            <w:szCs w:val="24"/>
          </w:rPr>
          <w:t xml:space="preserve"> </w:t>
        </w:r>
      </w:ins>
      <w:del w:id="72" w:author="Luca Cocchi" w:date="2018-12-11T12:08:00Z">
        <w:r w:rsidR="00454EF1" w:rsidRPr="00454EF1" w:rsidDel="00CD7EEC">
          <w:rPr>
            <w:rFonts w:ascii="Times New Roman" w:eastAsia="Times New Roman" w:hAnsi="Times New Roman" w:cs="Times New Roman"/>
            <w:sz w:val="24"/>
            <w:szCs w:val="24"/>
          </w:rPr>
          <w:delText>neur</w:delText>
        </w:r>
      </w:del>
      <w:del w:id="73" w:author="Luca Cocchi" w:date="2018-12-11T12:07:00Z">
        <w:r w:rsidR="00454EF1" w:rsidRPr="00454EF1" w:rsidDel="00CD7EEC">
          <w:rPr>
            <w:rFonts w:ascii="Times New Roman" w:eastAsia="Times New Roman" w:hAnsi="Times New Roman" w:cs="Times New Roman"/>
            <w:sz w:val="24"/>
            <w:szCs w:val="24"/>
          </w:rPr>
          <w:delText xml:space="preserve">al </w:delText>
        </w:r>
      </w:del>
      <w:del w:id="74" w:author="Luca Cocchi" w:date="2018-12-11T12:09:00Z">
        <w:r w:rsidR="00454EF1" w:rsidRPr="00454EF1" w:rsidDel="00CD7EEC">
          <w:rPr>
            <w:rFonts w:ascii="Times New Roman" w:eastAsia="Times New Roman" w:hAnsi="Times New Roman" w:cs="Times New Roman"/>
            <w:sz w:val="24"/>
            <w:szCs w:val="24"/>
          </w:rPr>
          <w:delText xml:space="preserve">biomarkers of adult ADHD is </w:delText>
        </w:r>
        <w:r w:rsidR="007E0E81" w:rsidDel="00CD7EEC">
          <w:rPr>
            <w:rFonts w:ascii="Times New Roman" w:eastAsia="Times New Roman" w:hAnsi="Times New Roman" w:cs="Times New Roman"/>
            <w:sz w:val="24"/>
            <w:szCs w:val="24"/>
          </w:rPr>
          <w:delText>not</w:delText>
        </w:r>
        <w:r w:rsidR="00454EF1" w:rsidRPr="00454EF1" w:rsidDel="00CD7EEC">
          <w:rPr>
            <w:rFonts w:ascii="Times New Roman" w:eastAsia="Times New Roman" w:hAnsi="Times New Roman" w:cs="Times New Roman"/>
            <w:sz w:val="24"/>
            <w:szCs w:val="24"/>
          </w:rPr>
          <w:delText xml:space="preserve"> well-established, with heterogeneous findings. </w:delText>
        </w:r>
      </w:del>
      <w:r w:rsidR="00454EF1" w:rsidRPr="00454EF1">
        <w:rPr>
          <w:rFonts w:ascii="Times New Roman" w:eastAsia="Times New Roman" w:hAnsi="Times New Roman" w:cs="Times New Roman"/>
          <w:sz w:val="24"/>
          <w:szCs w:val="24"/>
        </w:rPr>
        <w:t>This dearth of knowledge impede</w:t>
      </w:r>
      <w:r w:rsidR="007E0E81">
        <w:rPr>
          <w:rFonts w:ascii="Times New Roman" w:eastAsia="Times New Roman" w:hAnsi="Times New Roman" w:cs="Times New Roman"/>
          <w:sz w:val="24"/>
          <w:szCs w:val="24"/>
        </w:rPr>
        <w:t>s</w:t>
      </w:r>
      <w:r w:rsidR="00454EF1" w:rsidRPr="00454EF1">
        <w:rPr>
          <w:rFonts w:ascii="Times New Roman" w:eastAsia="Times New Roman" w:hAnsi="Times New Roman" w:cs="Times New Roman"/>
          <w:sz w:val="24"/>
          <w:szCs w:val="24"/>
        </w:rPr>
        <w:t xml:space="preserve"> the understanding of mechanisms </w:t>
      </w:r>
      <w:del w:id="75" w:author="Luke H" w:date="2018-12-21T09:15:00Z">
        <w:r w:rsidR="00454EF1" w:rsidRPr="00454EF1" w:rsidDel="008C2E49">
          <w:rPr>
            <w:rFonts w:ascii="Times New Roman" w:eastAsia="Times New Roman" w:hAnsi="Times New Roman" w:cs="Times New Roman"/>
            <w:sz w:val="24"/>
            <w:szCs w:val="24"/>
          </w:rPr>
          <w:delText>underpinning</w:delText>
        </w:r>
      </w:del>
      <w:ins w:id="76" w:author="Luke H" w:date="2018-12-21T09:15:00Z">
        <w:r w:rsidR="008C2E49" w:rsidRPr="00454EF1">
          <w:rPr>
            <w:rFonts w:ascii="Times New Roman" w:eastAsia="Times New Roman" w:hAnsi="Times New Roman" w:cs="Times New Roman"/>
            <w:sz w:val="24"/>
            <w:szCs w:val="24"/>
          </w:rPr>
          <w:t>supporting</w:t>
        </w:r>
      </w:ins>
      <w:r w:rsidR="00454EF1" w:rsidRPr="00454EF1">
        <w:rPr>
          <w:rFonts w:ascii="Times New Roman" w:eastAsia="Times New Roman" w:hAnsi="Times New Roman" w:cs="Times New Roman"/>
          <w:sz w:val="24"/>
          <w:szCs w:val="24"/>
        </w:rPr>
        <w:t xml:space="preserve"> </w:t>
      </w:r>
      <w:del w:id="77" w:author="Luca Cocchi" w:date="2018-12-11T12:10:00Z">
        <w:r w:rsidR="00454EF1" w:rsidRPr="00454EF1" w:rsidDel="00CD7EEC">
          <w:rPr>
            <w:rFonts w:ascii="Times New Roman" w:eastAsia="Times New Roman" w:hAnsi="Times New Roman" w:cs="Times New Roman"/>
            <w:sz w:val="24"/>
            <w:szCs w:val="24"/>
          </w:rPr>
          <w:delText>remissions</w:delText>
        </w:r>
      </w:del>
      <w:ins w:id="78" w:author="Luca Cocchi" w:date="2018-12-11T12:10:00Z">
        <w:r>
          <w:rPr>
            <w:rFonts w:ascii="Times New Roman" w:eastAsia="Times New Roman" w:hAnsi="Times New Roman" w:cs="Times New Roman"/>
            <w:sz w:val="24"/>
            <w:szCs w:val="24"/>
          </w:rPr>
          <w:t xml:space="preserve">different clinical outcomes </w:t>
        </w:r>
      </w:ins>
      <w:ins w:id="79" w:author="Luca Cocchi" w:date="2018-12-11T12:11:00Z">
        <w:r>
          <w:rPr>
            <w:rFonts w:ascii="Times New Roman" w:eastAsia="Times New Roman" w:hAnsi="Times New Roman" w:cs="Times New Roman"/>
            <w:sz w:val="24"/>
            <w:szCs w:val="24"/>
          </w:rPr>
          <w:t xml:space="preserve">following childhood </w:t>
        </w:r>
      </w:ins>
      <w:ins w:id="80" w:author="Luca Cocchi" w:date="2018-12-11T12:10:00Z">
        <w:r>
          <w:rPr>
            <w:rFonts w:ascii="Times New Roman" w:eastAsia="Times New Roman" w:hAnsi="Times New Roman" w:cs="Times New Roman"/>
            <w:sz w:val="24"/>
            <w:szCs w:val="24"/>
          </w:rPr>
          <w:t>ADHD</w:t>
        </w:r>
      </w:ins>
      <w:ins w:id="81" w:author="Luca Cocchi" w:date="2018-12-11T12:11:00Z">
        <w:r>
          <w:rPr>
            <w:rFonts w:ascii="Times New Roman" w:eastAsia="Times New Roman" w:hAnsi="Times New Roman" w:cs="Times New Roman"/>
            <w:sz w:val="24"/>
            <w:szCs w:val="24"/>
          </w:rPr>
          <w:t xml:space="preserve">, and the consequent </w:t>
        </w:r>
      </w:ins>
      <w:del w:id="82" w:author="Luca Cocchi" w:date="2018-12-11T12:11:00Z">
        <w:r w:rsidR="00454EF1" w:rsidRPr="00454EF1" w:rsidDel="00CD7EEC">
          <w:rPr>
            <w:rFonts w:ascii="Times New Roman" w:eastAsia="Times New Roman" w:hAnsi="Times New Roman" w:cs="Times New Roman"/>
            <w:sz w:val="24"/>
            <w:szCs w:val="24"/>
          </w:rPr>
          <w:delText>,</w:delText>
        </w:r>
      </w:del>
      <w:r w:rsidR="00454EF1" w:rsidRPr="00454EF1">
        <w:rPr>
          <w:rFonts w:ascii="Times New Roman" w:eastAsia="Times New Roman" w:hAnsi="Times New Roman" w:cs="Times New Roman"/>
          <w:sz w:val="24"/>
          <w:szCs w:val="24"/>
        </w:rPr>
        <w:t xml:space="preserve"> </w:t>
      </w:r>
      <w:ins w:id="83" w:author="Luca Cocchi" w:date="2018-12-11T12:11:00Z">
        <w:r>
          <w:rPr>
            <w:rFonts w:ascii="Times New Roman" w:eastAsia="Times New Roman" w:hAnsi="Times New Roman" w:cs="Times New Roman"/>
            <w:sz w:val="24"/>
            <w:szCs w:val="24"/>
          </w:rPr>
          <w:t xml:space="preserve">development of </w:t>
        </w:r>
      </w:ins>
      <w:del w:id="84" w:author="Luca Cocchi" w:date="2018-12-11T12:11:00Z">
        <w:r w:rsidR="00454EF1" w:rsidRPr="00454EF1" w:rsidDel="00CD7EEC">
          <w:rPr>
            <w:rFonts w:ascii="Times New Roman" w:eastAsia="Times New Roman" w:hAnsi="Times New Roman" w:cs="Times New Roman"/>
            <w:sz w:val="24"/>
            <w:szCs w:val="24"/>
          </w:rPr>
          <w:delText xml:space="preserve">which are greatly needed to inform </w:delText>
        </w:r>
      </w:del>
      <w:r w:rsidR="00454EF1" w:rsidRPr="00454EF1">
        <w:rPr>
          <w:rFonts w:ascii="Times New Roman" w:eastAsia="Times New Roman" w:hAnsi="Times New Roman" w:cs="Times New Roman"/>
          <w:sz w:val="24"/>
          <w:szCs w:val="24"/>
        </w:rPr>
        <w:t xml:space="preserve">novel targeted interventions </w:t>
      </w:r>
      <w:del w:id="85" w:author="Luca Cocchi" w:date="2018-12-11T12:12:00Z">
        <w:r w:rsidR="00454EF1" w:rsidRPr="00454EF1" w:rsidDel="00CD7EEC">
          <w:rPr>
            <w:rFonts w:ascii="Times New Roman" w:eastAsia="Times New Roman" w:hAnsi="Times New Roman" w:cs="Times New Roman"/>
            <w:sz w:val="24"/>
            <w:szCs w:val="24"/>
          </w:rPr>
          <w:delText xml:space="preserve">for ADHD </w:delText>
        </w:r>
      </w:del>
      <w:hyperlink r:id="rId10">
        <w:r w:rsidR="00454EF1" w:rsidRPr="00454EF1">
          <w:rPr>
            <w:rFonts w:ascii="Times New Roman" w:eastAsia="Times New Roman" w:hAnsi="Times New Roman" w:cs="Times New Roman"/>
            <w:sz w:val="24"/>
            <w:szCs w:val="24"/>
          </w:rPr>
          <w:t>(</w:t>
        </w:r>
        <w:proofErr w:type="spellStart"/>
        <w:r w:rsidR="00454EF1" w:rsidRPr="00454EF1">
          <w:rPr>
            <w:rFonts w:ascii="Times New Roman" w:eastAsia="Times New Roman" w:hAnsi="Times New Roman" w:cs="Times New Roman"/>
            <w:sz w:val="24"/>
            <w:szCs w:val="24"/>
          </w:rPr>
          <w:t>Sudre</w:t>
        </w:r>
        <w:proofErr w:type="spellEnd"/>
        <w:r w:rsidR="00454EF1" w:rsidRPr="00454EF1">
          <w:rPr>
            <w:rFonts w:ascii="Times New Roman" w:eastAsia="Times New Roman" w:hAnsi="Times New Roman" w:cs="Times New Roman"/>
            <w:sz w:val="24"/>
            <w:szCs w:val="24"/>
          </w:rPr>
          <w:t xml:space="preserve">, </w:t>
        </w:r>
        <w:proofErr w:type="spellStart"/>
        <w:r w:rsidR="00454EF1" w:rsidRPr="00454EF1">
          <w:rPr>
            <w:rFonts w:ascii="Times New Roman" w:eastAsia="Times New Roman" w:hAnsi="Times New Roman" w:cs="Times New Roman"/>
            <w:sz w:val="24"/>
            <w:szCs w:val="24"/>
          </w:rPr>
          <w:t>Mangalmurti</w:t>
        </w:r>
        <w:proofErr w:type="spellEnd"/>
        <w:r w:rsidR="00454EF1" w:rsidRPr="00454EF1">
          <w:rPr>
            <w:rFonts w:ascii="Times New Roman" w:eastAsia="Times New Roman" w:hAnsi="Times New Roman" w:cs="Times New Roman"/>
            <w:sz w:val="24"/>
            <w:szCs w:val="24"/>
          </w:rPr>
          <w:t>, &amp; Shaw, 2018)</w:t>
        </w:r>
      </w:hyperlink>
      <w:r w:rsidR="00454EF1" w:rsidRPr="00454EF1">
        <w:rPr>
          <w:rFonts w:ascii="Times New Roman" w:eastAsia="Times New Roman" w:hAnsi="Times New Roman" w:cs="Times New Roman"/>
          <w:sz w:val="24"/>
          <w:szCs w:val="24"/>
        </w:rPr>
        <w:t xml:space="preserve">.     </w:t>
      </w:r>
    </w:p>
    <w:p w14:paraId="5523C5C0" w14:textId="77777777" w:rsidR="002B5B68" w:rsidRPr="00454EF1" w:rsidRDefault="002B5B68">
      <w:pPr>
        <w:contextualSpacing w:val="0"/>
        <w:jc w:val="both"/>
        <w:rPr>
          <w:rFonts w:ascii="Times New Roman" w:eastAsia="Times New Roman" w:hAnsi="Times New Roman" w:cs="Times New Roman"/>
          <w:sz w:val="24"/>
          <w:szCs w:val="24"/>
        </w:rPr>
      </w:pPr>
    </w:p>
    <w:p w14:paraId="70CDA4FD" w14:textId="5A1D3919" w:rsidR="00011D07" w:rsidRDefault="00454EF1">
      <w:pPr>
        <w:contextualSpacing w:val="0"/>
        <w:jc w:val="both"/>
        <w:rPr>
          <w:ins w:id="86" w:author="Luca Cocchi" w:date="2018-12-11T12:22:00Z"/>
          <w:rFonts w:ascii="Times New Roman" w:eastAsia="Times New Roman" w:hAnsi="Times New Roman" w:cs="Times New Roman"/>
          <w:sz w:val="24"/>
          <w:szCs w:val="24"/>
        </w:rPr>
      </w:pPr>
      <w:del w:id="87" w:author="Luca Cocchi" w:date="2018-12-11T12:14:00Z">
        <w:r w:rsidRPr="00454EF1" w:rsidDel="007A0D4C">
          <w:rPr>
            <w:rFonts w:ascii="Times New Roman" w:eastAsia="Times New Roman" w:hAnsi="Times New Roman" w:cs="Times New Roman"/>
            <w:sz w:val="24"/>
            <w:szCs w:val="24"/>
          </w:rPr>
          <w:delText xml:space="preserve">Emerging </w:delText>
        </w:r>
      </w:del>
      <w:ins w:id="88" w:author="Luca Cocchi" w:date="2018-12-11T12:15:00Z">
        <w:r w:rsidR="007A0D4C">
          <w:rPr>
            <w:rFonts w:ascii="Times New Roman" w:eastAsia="Times New Roman" w:hAnsi="Times New Roman" w:cs="Times New Roman"/>
            <w:sz w:val="24"/>
            <w:szCs w:val="24"/>
          </w:rPr>
          <w:t>N</w:t>
        </w:r>
      </w:ins>
      <w:del w:id="89" w:author="Luca Cocchi" w:date="2018-12-11T12:15:00Z">
        <w:r w:rsidRPr="00454EF1" w:rsidDel="007A0D4C">
          <w:rPr>
            <w:rFonts w:ascii="Times New Roman" w:eastAsia="Times New Roman" w:hAnsi="Times New Roman" w:cs="Times New Roman"/>
            <w:sz w:val="24"/>
            <w:szCs w:val="24"/>
          </w:rPr>
          <w:delText>n</w:delText>
        </w:r>
      </w:del>
      <w:r w:rsidRPr="00454EF1">
        <w:rPr>
          <w:rFonts w:ascii="Times New Roman" w:eastAsia="Times New Roman" w:hAnsi="Times New Roman" w:cs="Times New Roman"/>
          <w:sz w:val="24"/>
          <w:szCs w:val="24"/>
        </w:rPr>
        <w:t xml:space="preserve">euroimaging work has provided important insights on </w:t>
      </w:r>
      <w:del w:id="90" w:author="Luke H" w:date="2018-12-21T09:16:00Z">
        <w:r w:rsidRPr="00454EF1" w:rsidDel="00B55AAA">
          <w:rPr>
            <w:rFonts w:ascii="Times New Roman" w:eastAsia="Times New Roman" w:hAnsi="Times New Roman" w:cs="Times New Roman"/>
            <w:sz w:val="24"/>
            <w:szCs w:val="24"/>
          </w:rPr>
          <w:delText xml:space="preserve">the </w:delText>
        </w:r>
      </w:del>
      <w:r w:rsidRPr="00454EF1">
        <w:rPr>
          <w:rFonts w:ascii="Times New Roman" w:eastAsia="Times New Roman" w:hAnsi="Times New Roman" w:cs="Times New Roman"/>
          <w:sz w:val="24"/>
          <w:szCs w:val="24"/>
        </w:rPr>
        <w:t xml:space="preserve">altered structural </w:t>
      </w:r>
      <w:commentRangeStart w:id="91"/>
      <w:r w:rsidR="005E5F9D">
        <w:rPr>
          <w:rFonts w:ascii="Times New Roman" w:eastAsia="Times New Roman" w:hAnsi="Times New Roman" w:cs="Times New Roman"/>
          <w:sz w:val="24"/>
          <w:szCs w:val="24"/>
        </w:rPr>
        <w:fldChar w:fldCharType="begin"/>
      </w:r>
      <w:r w:rsidR="005E5F9D">
        <w:rPr>
          <w:rFonts w:ascii="Times New Roman" w:eastAsia="Times New Roman" w:hAnsi="Times New Roman" w:cs="Times New Roman"/>
          <w:sz w:val="24"/>
          <w:szCs w:val="24"/>
        </w:rPr>
        <w:instrText xml:space="preserve"> HYPERLINK "https://www.zotero.org/google-docs/?fdTxJc" \h </w:instrText>
      </w:r>
      <w:r w:rsidR="005E5F9D">
        <w:rPr>
          <w:rFonts w:ascii="Times New Roman" w:eastAsia="Times New Roman" w:hAnsi="Times New Roman" w:cs="Times New Roman"/>
          <w:sz w:val="24"/>
          <w:szCs w:val="24"/>
        </w:rPr>
        <w:fldChar w:fldCharType="separate"/>
      </w:r>
      <w:r w:rsidRPr="00454EF1">
        <w:rPr>
          <w:rFonts w:ascii="Times New Roman" w:eastAsia="Times New Roman" w:hAnsi="Times New Roman" w:cs="Times New Roman"/>
          <w:sz w:val="24"/>
          <w:szCs w:val="24"/>
        </w:rPr>
        <w:t xml:space="preserve">(Aoki, Cortese, &amp; Castellanos, 2018; L. Chen et al., 2016; van </w:t>
      </w:r>
      <w:proofErr w:type="spellStart"/>
      <w:r w:rsidRPr="00454EF1">
        <w:rPr>
          <w:rFonts w:ascii="Times New Roman" w:eastAsia="Times New Roman" w:hAnsi="Times New Roman" w:cs="Times New Roman"/>
          <w:sz w:val="24"/>
          <w:szCs w:val="24"/>
        </w:rPr>
        <w:t>Ewijk</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Heslenfeld</w:t>
      </w:r>
      <w:proofErr w:type="spellEnd"/>
      <w:r w:rsidRPr="00454EF1">
        <w:rPr>
          <w:rFonts w:ascii="Times New Roman" w:eastAsia="Times New Roman" w:hAnsi="Times New Roman" w:cs="Times New Roman"/>
          <w:sz w:val="24"/>
          <w:szCs w:val="24"/>
        </w:rPr>
        <w:t xml:space="preserve">, Zwiers, </w:t>
      </w:r>
      <w:proofErr w:type="spellStart"/>
      <w:r w:rsidRPr="00454EF1">
        <w:rPr>
          <w:rFonts w:ascii="Times New Roman" w:eastAsia="Times New Roman" w:hAnsi="Times New Roman" w:cs="Times New Roman"/>
          <w:sz w:val="24"/>
          <w:szCs w:val="24"/>
        </w:rPr>
        <w:t>Buitelaar</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Oosterlaan</w:t>
      </w:r>
      <w:proofErr w:type="spellEnd"/>
      <w:r w:rsidRPr="00454EF1">
        <w:rPr>
          <w:rFonts w:ascii="Times New Roman" w:eastAsia="Times New Roman" w:hAnsi="Times New Roman" w:cs="Times New Roman"/>
          <w:sz w:val="24"/>
          <w:szCs w:val="24"/>
        </w:rPr>
        <w:t>, 2012)</w:t>
      </w:r>
      <w:r w:rsidR="005E5F9D">
        <w:rPr>
          <w:rFonts w:ascii="Times New Roman" w:eastAsia="Times New Roman" w:hAnsi="Times New Roman" w:cs="Times New Roman"/>
          <w:sz w:val="24"/>
          <w:szCs w:val="24"/>
        </w:rPr>
        <w:fldChar w:fldCharType="end"/>
      </w:r>
      <w:commentRangeEnd w:id="91"/>
      <w:r w:rsidR="007A0D4C">
        <w:rPr>
          <w:rStyle w:val="CommentReference"/>
        </w:rPr>
        <w:commentReference w:id="91"/>
      </w:r>
      <w:r w:rsidRPr="00454EF1">
        <w:rPr>
          <w:rFonts w:ascii="Times New Roman" w:eastAsia="Times New Roman" w:hAnsi="Times New Roman" w:cs="Times New Roman"/>
          <w:sz w:val="24"/>
          <w:szCs w:val="24"/>
        </w:rPr>
        <w:t xml:space="preserve"> and functional </w:t>
      </w:r>
      <w:commentRangeStart w:id="92"/>
      <w:r w:rsidR="005E5F9D">
        <w:rPr>
          <w:rFonts w:ascii="Times New Roman" w:eastAsia="Times New Roman" w:hAnsi="Times New Roman" w:cs="Times New Roman"/>
          <w:sz w:val="24"/>
          <w:szCs w:val="24"/>
        </w:rPr>
        <w:fldChar w:fldCharType="begin"/>
      </w:r>
      <w:r w:rsidR="005E5F9D">
        <w:rPr>
          <w:rFonts w:ascii="Times New Roman" w:eastAsia="Times New Roman" w:hAnsi="Times New Roman" w:cs="Times New Roman"/>
          <w:sz w:val="24"/>
          <w:szCs w:val="24"/>
        </w:rPr>
        <w:instrText xml:space="preserve"> HYPERLINK "https://www.zotero.org/google-docs/?0E1IcU" \h </w:instrText>
      </w:r>
      <w:r w:rsidR="005E5F9D">
        <w:rPr>
          <w:rFonts w:ascii="Times New Roman" w:eastAsia="Times New Roman" w:hAnsi="Times New Roman" w:cs="Times New Roman"/>
          <w:sz w:val="24"/>
          <w:szCs w:val="24"/>
        </w:rPr>
        <w:fldChar w:fldCharType="separate"/>
      </w:r>
      <w:r w:rsidRPr="00454EF1">
        <w:rPr>
          <w:rFonts w:ascii="Times New Roman" w:eastAsia="Times New Roman" w:hAnsi="Times New Roman" w:cs="Times New Roman"/>
          <w:sz w:val="24"/>
          <w:szCs w:val="24"/>
        </w:rPr>
        <w:t>(Castellanos &amp; Aoki, 2016)</w:t>
      </w:r>
      <w:r w:rsidR="005E5F9D">
        <w:rPr>
          <w:rFonts w:ascii="Times New Roman" w:eastAsia="Times New Roman" w:hAnsi="Times New Roman" w:cs="Times New Roman"/>
          <w:sz w:val="24"/>
          <w:szCs w:val="24"/>
        </w:rPr>
        <w:fldChar w:fldCharType="end"/>
      </w:r>
      <w:commentRangeEnd w:id="92"/>
      <w:r w:rsidR="00B67AC6">
        <w:rPr>
          <w:rStyle w:val="CommentReference"/>
        </w:rPr>
        <w:commentReference w:id="92"/>
      </w:r>
      <w:r w:rsidRPr="00454EF1">
        <w:rPr>
          <w:rFonts w:ascii="Times New Roman" w:eastAsia="Times New Roman" w:hAnsi="Times New Roman" w:cs="Times New Roman"/>
          <w:sz w:val="24"/>
          <w:szCs w:val="24"/>
        </w:rPr>
        <w:t xml:space="preserve"> connectivity underpinning</w:t>
      </w:r>
      <w:ins w:id="93" w:author="Luca Cocchi" w:date="2018-12-11T12:21:00Z">
        <w:r w:rsidR="00011D07">
          <w:rPr>
            <w:rFonts w:ascii="Times New Roman" w:eastAsia="Times New Roman" w:hAnsi="Times New Roman" w:cs="Times New Roman"/>
            <w:sz w:val="24"/>
            <w:szCs w:val="24"/>
          </w:rPr>
          <w:t xml:space="preserve"> </w:t>
        </w:r>
      </w:ins>
      <w:del w:id="94" w:author="Luca Cocchi" w:date="2018-12-11T12:21:00Z">
        <w:r w:rsidRPr="00454EF1" w:rsidDel="00011D07">
          <w:rPr>
            <w:rFonts w:ascii="Times New Roman" w:eastAsia="Times New Roman" w:hAnsi="Times New Roman" w:cs="Times New Roman"/>
            <w:sz w:val="24"/>
            <w:szCs w:val="24"/>
          </w:rPr>
          <w:delText xml:space="preserve"> </w:delText>
        </w:r>
      </w:del>
      <w:r w:rsidRPr="00454EF1">
        <w:rPr>
          <w:rFonts w:ascii="Times New Roman" w:eastAsia="Times New Roman" w:hAnsi="Times New Roman" w:cs="Times New Roman"/>
          <w:sz w:val="24"/>
          <w:szCs w:val="24"/>
        </w:rPr>
        <w:t xml:space="preserve">ADHD symptoms. </w:t>
      </w:r>
      <w:ins w:id="95" w:author="Luca Cocchi" w:date="2018-12-11T12:18:00Z">
        <w:r w:rsidR="00011D07">
          <w:rPr>
            <w:rFonts w:ascii="Times New Roman" w:eastAsia="Times New Roman" w:hAnsi="Times New Roman" w:cs="Times New Roman"/>
            <w:sz w:val="24"/>
            <w:szCs w:val="24"/>
          </w:rPr>
          <w:t>Structurally</w:t>
        </w:r>
      </w:ins>
      <w:ins w:id="96" w:author="Luca Cocchi" w:date="2018-12-11T12:17:00Z">
        <w:r w:rsidR="00011D07">
          <w:rPr>
            <w:rFonts w:ascii="Times New Roman" w:eastAsia="Times New Roman" w:hAnsi="Times New Roman" w:cs="Times New Roman"/>
            <w:sz w:val="24"/>
            <w:szCs w:val="24"/>
          </w:rPr>
          <w:t xml:space="preserve">, </w:t>
        </w:r>
      </w:ins>
      <w:del w:id="97" w:author="Luca Cocchi" w:date="2018-12-11T12:17:00Z">
        <w:r w:rsidR="00971F06" w:rsidDel="00011D07">
          <w:rPr>
            <w:rFonts w:ascii="Times New Roman" w:eastAsia="Times New Roman" w:hAnsi="Times New Roman" w:cs="Times New Roman"/>
            <w:sz w:val="24"/>
            <w:szCs w:val="24"/>
          </w:rPr>
          <w:delText>Known</w:delText>
        </w:r>
        <w:r w:rsidRPr="00454EF1" w:rsidDel="00011D07">
          <w:rPr>
            <w:rFonts w:ascii="Times New Roman" w:eastAsia="Times New Roman" w:hAnsi="Times New Roman" w:cs="Times New Roman"/>
            <w:sz w:val="24"/>
            <w:szCs w:val="24"/>
          </w:rPr>
          <w:delText xml:space="preserve"> </w:delText>
        </w:r>
      </w:del>
      <w:r w:rsidRPr="00454EF1">
        <w:rPr>
          <w:rFonts w:ascii="Times New Roman" w:eastAsia="Times New Roman" w:hAnsi="Times New Roman" w:cs="Times New Roman"/>
          <w:sz w:val="24"/>
          <w:szCs w:val="24"/>
        </w:rPr>
        <w:t xml:space="preserve">affected </w:t>
      </w:r>
      <w:del w:id="98" w:author="Luca Cocchi" w:date="2018-12-11T12:18:00Z">
        <w:r w:rsidRPr="00454EF1" w:rsidDel="00011D07">
          <w:rPr>
            <w:rFonts w:ascii="Times New Roman" w:eastAsia="Times New Roman" w:hAnsi="Times New Roman" w:cs="Times New Roman"/>
            <w:sz w:val="24"/>
            <w:szCs w:val="24"/>
          </w:rPr>
          <w:delText xml:space="preserve">microstructures </w:delText>
        </w:r>
      </w:del>
      <w:ins w:id="99" w:author="Luca Cocchi" w:date="2018-12-11T12:18:00Z">
        <w:r w:rsidR="00011D07">
          <w:rPr>
            <w:rFonts w:ascii="Times New Roman" w:eastAsia="Times New Roman" w:hAnsi="Times New Roman" w:cs="Times New Roman"/>
            <w:sz w:val="24"/>
            <w:szCs w:val="24"/>
          </w:rPr>
          <w:t>white matter tracts</w:t>
        </w:r>
        <w:r w:rsidR="00011D07" w:rsidRPr="00454EF1">
          <w:rPr>
            <w:rFonts w:ascii="Times New Roman" w:eastAsia="Times New Roman" w:hAnsi="Times New Roman" w:cs="Times New Roman"/>
            <w:sz w:val="24"/>
            <w:szCs w:val="24"/>
          </w:rPr>
          <w:t xml:space="preserve"> </w:t>
        </w:r>
      </w:ins>
      <w:r w:rsidRPr="00454EF1">
        <w:rPr>
          <w:rFonts w:ascii="Times New Roman" w:eastAsia="Times New Roman" w:hAnsi="Times New Roman" w:cs="Times New Roman"/>
          <w:sz w:val="24"/>
          <w:szCs w:val="24"/>
        </w:rPr>
        <w:t>in</w:t>
      </w:r>
      <w:r w:rsidR="00971F06">
        <w:rPr>
          <w:rFonts w:ascii="Times New Roman" w:eastAsia="Times New Roman" w:hAnsi="Times New Roman" w:cs="Times New Roman"/>
          <w:sz w:val="24"/>
          <w:szCs w:val="24"/>
        </w:rPr>
        <w:t xml:space="preserve">clude </w:t>
      </w:r>
      <w:del w:id="100" w:author="Luca Cocchi" w:date="2018-12-11T12:18:00Z">
        <w:r w:rsidRPr="00454EF1" w:rsidDel="00011D07">
          <w:rPr>
            <w:rFonts w:ascii="Times New Roman" w:eastAsia="Times New Roman" w:hAnsi="Times New Roman" w:cs="Times New Roman"/>
            <w:sz w:val="24"/>
            <w:szCs w:val="24"/>
          </w:rPr>
          <w:delText xml:space="preserve">the white matter </w:delText>
        </w:r>
      </w:del>
      <w:r w:rsidRPr="00454EF1">
        <w:rPr>
          <w:rFonts w:ascii="Times New Roman" w:eastAsia="Times New Roman" w:hAnsi="Times New Roman" w:cs="Times New Roman"/>
          <w:sz w:val="24"/>
          <w:szCs w:val="24"/>
        </w:rPr>
        <w:t xml:space="preserve">bundles connecting the bilateral cerebral hemispheres, posterior circuits related to the limbic and occipital systems </w:t>
      </w:r>
      <w:hyperlink r:id="rId11">
        <w:r w:rsidRPr="00454EF1">
          <w:rPr>
            <w:rFonts w:ascii="Times New Roman" w:eastAsia="Times New Roman" w:hAnsi="Times New Roman" w:cs="Times New Roman"/>
            <w:sz w:val="24"/>
            <w:szCs w:val="24"/>
          </w:rPr>
          <w:t>(L. Chen et al., 2016)</w:t>
        </w:r>
      </w:hyperlink>
      <w:r w:rsidRPr="00454EF1">
        <w:rPr>
          <w:rFonts w:ascii="Times New Roman" w:eastAsia="Times New Roman" w:hAnsi="Times New Roman" w:cs="Times New Roman"/>
          <w:sz w:val="24"/>
          <w:szCs w:val="24"/>
        </w:rPr>
        <w:t xml:space="preserve">, as well as frontal-striatal-cerebellar and frontoparietal pathways </w:t>
      </w:r>
      <w:hyperlink r:id="rId12">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Rubia</w:t>
        </w:r>
        <w:proofErr w:type="spellEnd"/>
        <w:r w:rsidRPr="00454EF1">
          <w:rPr>
            <w:rFonts w:ascii="Times New Roman" w:eastAsia="Times New Roman" w:hAnsi="Times New Roman" w:cs="Times New Roman"/>
            <w:sz w:val="24"/>
            <w:szCs w:val="24"/>
          </w:rPr>
          <w:t xml:space="preserve">, Alegria, &amp; Brinson, 2014; van </w:t>
        </w:r>
        <w:proofErr w:type="spellStart"/>
        <w:r w:rsidRPr="00454EF1">
          <w:rPr>
            <w:rFonts w:ascii="Times New Roman" w:eastAsia="Times New Roman" w:hAnsi="Times New Roman" w:cs="Times New Roman"/>
            <w:sz w:val="24"/>
            <w:szCs w:val="24"/>
          </w:rPr>
          <w:t>Ewijk</w:t>
        </w:r>
        <w:proofErr w:type="spellEnd"/>
        <w:r w:rsidRPr="00454EF1">
          <w:rPr>
            <w:rFonts w:ascii="Times New Roman" w:eastAsia="Times New Roman" w:hAnsi="Times New Roman" w:cs="Times New Roman"/>
            <w:sz w:val="24"/>
            <w:szCs w:val="24"/>
          </w:rPr>
          <w:t xml:space="preserve"> et al., 2012)</w:t>
        </w:r>
      </w:hyperlink>
      <w:del w:id="101" w:author="Luca Cocchi" w:date="2018-12-11T12:16:00Z">
        <w:r w:rsidRPr="00454EF1" w:rsidDel="00B67AC6">
          <w:rPr>
            <w:rFonts w:ascii="Times New Roman" w:eastAsia="Times New Roman" w:hAnsi="Times New Roman" w:cs="Times New Roman"/>
            <w:sz w:val="24"/>
            <w:szCs w:val="24"/>
          </w:rPr>
          <w:delText xml:space="preserve"> across the lifespan</w:delText>
        </w:r>
      </w:del>
      <w:r w:rsidRPr="00454EF1">
        <w:rPr>
          <w:rFonts w:ascii="Times New Roman" w:eastAsia="Times New Roman" w:hAnsi="Times New Roman" w:cs="Times New Roman"/>
          <w:sz w:val="24"/>
          <w:szCs w:val="24"/>
        </w:rPr>
        <w:t xml:space="preserve">. </w:t>
      </w:r>
      <w:ins w:id="102" w:author="Luca Cocchi" w:date="2018-12-11T12:18:00Z">
        <w:r w:rsidR="00011D07">
          <w:rPr>
            <w:rFonts w:ascii="Times New Roman" w:eastAsia="Times New Roman" w:hAnsi="Times New Roman" w:cs="Times New Roman"/>
            <w:sz w:val="24"/>
            <w:szCs w:val="24"/>
          </w:rPr>
          <w:t xml:space="preserve">Recent work adopting graph analysis </w:t>
        </w:r>
      </w:ins>
      <w:ins w:id="103" w:author="Luca Cocchi" w:date="2018-12-11T12:20:00Z">
        <w:r w:rsidR="00011D07">
          <w:rPr>
            <w:rFonts w:ascii="Times New Roman" w:eastAsia="Times New Roman" w:hAnsi="Times New Roman" w:cs="Times New Roman"/>
            <w:sz w:val="24"/>
            <w:szCs w:val="24"/>
          </w:rPr>
          <w:t xml:space="preserve">have suggested that deficits in white matter connectivity results in </w:t>
        </w:r>
      </w:ins>
      <w:del w:id="104" w:author="Luca Cocchi" w:date="2018-12-11T12:20:00Z">
        <w:r w:rsidRPr="00454EF1" w:rsidDel="00011D07">
          <w:rPr>
            <w:rFonts w:ascii="Times New Roman" w:eastAsia="Times New Roman" w:hAnsi="Times New Roman" w:cs="Times New Roman"/>
            <w:sz w:val="24"/>
            <w:szCs w:val="24"/>
          </w:rPr>
          <w:delText xml:space="preserve">Recent </w:delText>
        </w:r>
        <w:r w:rsidR="00971F06" w:rsidDel="00011D07">
          <w:rPr>
            <w:rFonts w:ascii="Times New Roman" w:eastAsia="Times New Roman" w:hAnsi="Times New Roman" w:cs="Times New Roman"/>
            <w:sz w:val="24"/>
            <w:szCs w:val="24"/>
          </w:rPr>
          <w:delText>work exploring the c</w:delText>
        </w:r>
        <w:r w:rsidRPr="00454EF1" w:rsidDel="00011D07">
          <w:rPr>
            <w:rFonts w:ascii="Times New Roman" w:eastAsia="Times New Roman" w:hAnsi="Times New Roman" w:cs="Times New Roman"/>
            <w:sz w:val="24"/>
            <w:szCs w:val="24"/>
          </w:rPr>
          <w:delText>onnectome</w:delText>
        </w:r>
        <w:r w:rsidR="008A47D7" w:rsidDel="00011D07">
          <w:rPr>
            <w:rFonts w:ascii="Times New Roman" w:eastAsia="Times New Roman" w:hAnsi="Times New Roman" w:cs="Times New Roman"/>
            <w:sz w:val="24"/>
            <w:szCs w:val="24"/>
          </w:rPr>
          <w:delText xml:space="preserve"> — </w:delText>
        </w:r>
        <w:r w:rsidR="00971F06" w:rsidRPr="00454EF1" w:rsidDel="00011D07">
          <w:rPr>
            <w:rFonts w:ascii="Times New Roman" w:eastAsia="Times New Roman" w:hAnsi="Times New Roman" w:cs="Times New Roman"/>
            <w:sz w:val="24"/>
            <w:szCs w:val="24"/>
          </w:rPr>
          <w:delText>modelling</w:delText>
        </w:r>
        <w:r w:rsidRPr="00454EF1" w:rsidDel="00011D07">
          <w:rPr>
            <w:rFonts w:ascii="Times New Roman" w:eastAsia="Times New Roman" w:hAnsi="Times New Roman" w:cs="Times New Roman"/>
            <w:sz w:val="24"/>
            <w:szCs w:val="24"/>
          </w:rPr>
          <w:delText xml:space="preserve"> the brain as a complex </w:delText>
        </w:r>
        <w:r w:rsidR="00971F06" w:rsidDel="00011D07">
          <w:rPr>
            <w:rFonts w:ascii="Times New Roman" w:eastAsia="Times New Roman" w:hAnsi="Times New Roman" w:cs="Times New Roman"/>
            <w:sz w:val="24"/>
            <w:szCs w:val="24"/>
          </w:rPr>
          <w:delText>graph</w:delText>
        </w:r>
        <w:r w:rsidRPr="00454EF1" w:rsidDel="00011D07">
          <w:rPr>
            <w:rFonts w:ascii="Times New Roman" w:eastAsia="Times New Roman" w:hAnsi="Times New Roman" w:cs="Times New Roman"/>
            <w:sz w:val="24"/>
            <w:szCs w:val="24"/>
          </w:rPr>
          <w:delText xml:space="preserve"> to explore topological organization</w:delText>
        </w:r>
        <w:r w:rsidR="00F57EFD" w:rsidDel="00011D07">
          <w:rPr>
            <w:rFonts w:ascii="Times New Roman" w:eastAsia="Times New Roman" w:hAnsi="Times New Roman" w:cs="Times New Roman"/>
            <w:sz w:val="24"/>
            <w:szCs w:val="24"/>
          </w:rPr>
          <w:delText xml:space="preserve"> </w:delText>
        </w:r>
        <w:r w:rsidR="008A47D7" w:rsidDel="00011D07">
          <w:rPr>
            <w:rFonts w:ascii="Times New Roman" w:eastAsia="Times New Roman" w:hAnsi="Times New Roman" w:cs="Times New Roman"/>
            <w:sz w:val="24"/>
            <w:szCs w:val="24"/>
          </w:rPr>
          <w:delText>—</w:delText>
        </w:r>
        <w:r w:rsidRPr="00454EF1" w:rsidDel="00011D07">
          <w:rPr>
            <w:rFonts w:ascii="Times New Roman" w:eastAsia="Times New Roman" w:hAnsi="Times New Roman" w:cs="Times New Roman"/>
            <w:sz w:val="24"/>
            <w:szCs w:val="24"/>
          </w:rPr>
          <w:delText xml:space="preserve"> have supported these regional involvements </w:delText>
        </w:r>
        <w:r w:rsidR="005E5F9D" w:rsidDel="00011D07">
          <w:rPr>
            <w:rFonts w:ascii="Times New Roman" w:eastAsia="Times New Roman" w:hAnsi="Times New Roman" w:cs="Times New Roman"/>
            <w:sz w:val="24"/>
            <w:szCs w:val="24"/>
          </w:rPr>
          <w:fldChar w:fldCharType="begin"/>
        </w:r>
        <w:r w:rsidR="005E5F9D" w:rsidDel="00011D07">
          <w:rPr>
            <w:rFonts w:ascii="Times New Roman" w:eastAsia="Times New Roman" w:hAnsi="Times New Roman" w:cs="Times New Roman"/>
            <w:sz w:val="24"/>
            <w:szCs w:val="24"/>
          </w:rPr>
          <w:delInstrText xml:space="preserve"> HYPERLINK "https://www.zotero.org/google-docs/?abtFpj" \h </w:delInstrText>
        </w:r>
        <w:r w:rsidR="005E5F9D" w:rsidDel="00011D07">
          <w:rPr>
            <w:rFonts w:ascii="Times New Roman" w:eastAsia="Times New Roman" w:hAnsi="Times New Roman" w:cs="Times New Roman"/>
            <w:sz w:val="24"/>
            <w:szCs w:val="24"/>
          </w:rPr>
          <w:fldChar w:fldCharType="separate"/>
        </w:r>
        <w:r w:rsidRPr="00454EF1" w:rsidDel="00011D07">
          <w:rPr>
            <w:rFonts w:ascii="Times New Roman" w:eastAsia="Times New Roman" w:hAnsi="Times New Roman" w:cs="Times New Roman"/>
            <w:sz w:val="24"/>
            <w:szCs w:val="24"/>
          </w:rPr>
          <w:delText>(Cao, Shu, Cao, Wang, &amp; He, 2014)</w:delText>
        </w:r>
        <w:r w:rsidR="005E5F9D" w:rsidDel="00011D07">
          <w:rPr>
            <w:rFonts w:ascii="Times New Roman" w:eastAsia="Times New Roman" w:hAnsi="Times New Roman" w:cs="Times New Roman"/>
            <w:sz w:val="24"/>
            <w:szCs w:val="24"/>
          </w:rPr>
          <w:fldChar w:fldCharType="end"/>
        </w:r>
        <w:r w:rsidRPr="00454EF1" w:rsidDel="00011D07">
          <w:rPr>
            <w:rFonts w:ascii="Times New Roman" w:eastAsia="Times New Roman" w:hAnsi="Times New Roman" w:cs="Times New Roman"/>
            <w:sz w:val="24"/>
            <w:szCs w:val="24"/>
          </w:rPr>
          <w:delText xml:space="preserve">. </w:delText>
        </w:r>
        <w:r w:rsidR="00F57EFD" w:rsidDel="00011D07">
          <w:rPr>
            <w:rFonts w:ascii="Times New Roman" w:eastAsia="Times New Roman" w:hAnsi="Times New Roman" w:cs="Times New Roman"/>
            <w:sz w:val="24"/>
            <w:szCs w:val="24"/>
          </w:rPr>
          <w:delText>T</w:delText>
        </w:r>
        <w:r w:rsidRPr="00454EF1" w:rsidDel="00011D07">
          <w:rPr>
            <w:rFonts w:ascii="Times New Roman" w:eastAsia="Times New Roman" w:hAnsi="Times New Roman" w:cs="Times New Roman"/>
            <w:sz w:val="24"/>
            <w:szCs w:val="24"/>
          </w:rPr>
          <w:delText xml:space="preserve">his research suggests </w:delText>
        </w:r>
        <w:r w:rsidR="00F57EFD" w:rsidDel="00011D07">
          <w:rPr>
            <w:rFonts w:ascii="Times New Roman" w:eastAsia="Times New Roman" w:hAnsi="Times New Roman" w:cs="Times New Roman"/>
            <w:sz w:val="24"/>
            <w:szCs w:val="24"/>
          </w:rPr>
          <w:delText xml:space="preserve">that </w:delText>
        </w:r>
      </w:del>
      <w:del w:id="105" w:author="Luca Cocchi" w:date="2018-12-11T12:21:00Z">
        <w:r w:rsidRPr="00454EF1" w:rsidDel="00011D07">
          <w:rPr>
            <w:rFonts w:ascii="Times New Roman" w:eastAsia="Times New Roman" w:hAnsi="Times New Roman" w:cs="Times New Roman"/>
            <w:sz w:val="24"/>
            <w:szCs w:val="24"/>
          </w:rPr>
          <w:delText xml:space="preserve">less-optimized topological organizations of structural networks, in terms of </w:delText>
        </w:r>
      </w:del>
      <w:r w:rsidRPr="00454EF1">
        <w:rPr>
          <w:rFonts w:ascii="Times New Roman" w:eastAsia="Times New Roman" w:hAnsi="Times New Roman" w:cs="Times New Roman"/>
          <w:sz w:val="24"/>
          <w:szCs w:val="24"/>
        </w:rPr>
        <w:t>reduced global but increased local efficiency</w:t>
      </w:r>
      <w:r w:rsidR="00F57EFD">
        <w:rPr>
          <w:rFonts w:ascii="Times New Roman" w:eastAsia="Times New Roman" w:hAnsi="Times New Roman" w:cs="Times New Roman"/>
          <w:sz w:val="24"/>
          <w:szCs w:val="24"/>
        </w:rPr>
        <w:t xml:space="preserve"> in children with ADHD</w:t>
      </w:r>
      <w:r w:rsidRPr="00454EF1">
        <w:rPr>
          <w:rFonts w:ascii="Times New Roman" w:eastAsia="Times New Roman" w:hAnsi="Times New Roman" w:cs="Times New Roman"/>
          <w:sz w:val="24"/>
          <w:szCs w:val="24"/>
        </w:rPr>
        <w:t xml:space="preserve"> </w:t>
      </w:r>
      <w:hyperlink r:id="rId13">
        <w:r w:rsidRPr="00454EF1">
          <w:rPr>
            <w:rFonts w:ascii="Times New Roman" w:eastAsia="Times New Roman" w:hAnsi="Times New Roman" w:cs="Times New Roman"/>
            <w:sz w:val="24"/>
            <w:szCs w:val="24"/>
          </w:rPr>
          <w:t>(Cao et al., 2014)</w:t>
        </w:r>
      </w:hyperlink>
      <w:r w:rsidRPr="00454EF1">
        <w:rPr>
          <w:rFonts w:ascii="Times New Roman" w:eastAsia="Times New Roman" w:hAnsi="Times New Roman" w:cs="Times New Roman"/>
          <w:sz w:val="24"/>
          <w:szCs w:val="24"/>
        </w:rPr>
        <w:t xml:space="preserve">, as well as preserved global but altered local properties in adults with ADHD </w:t>
      </w:r>
      <w:hyperlink r:id="rId14">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Sidlauskaite</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Caeyenberghs</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Sonuga-Barke</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Roeyers</w:t>
        </w:r>
        <w:proofErr w:type="spellEnd"/>
        <w:r w:rsidRPr="00454EF1">
          <w:rPr>
            <w:rFonts w:ascii="Times New Roman" w:eastAsia="Times New Roman" w:hAnsi="Times New Roman" w:cs="Times New Roman"/>
            <w:sz w:val="24"/>
            <w:szCs w:val="24"/>
          </w:rPr>
          <w:t>, &amp; Wiersema, 2015)</w:t>
        </w:r>
      </w:hyperlink>
      <w:r w:rsidRPr="00454EF1">
        <w:rPr>
          <w:rFonts w:ascii="Times New Roman" w:eastAsia="Times New Roman" w:hAnsi="Times New Roman" w:cs="Times New Roman"/>
          <w:sz w:val="24"/>
          <w:szCs w:val="24"/>
        </w:rPr>
        <w:t xml:space="preserve">. </w:t>
      </w:r>
      <w:commentRangeStart w:id="106"/>
      <w:ins w:id="107" w:author="Luca Cocchi" w:date="2018-12-11T12:22:00Z">
        <w:r w:rsidR="00011D07">
          <w:rPr>
            <w:rFonts w:ascii="Times New Roman" w:eastAsia="Times New Roman" w:hAnsi="Times New Roman" w:cs="Times New Roman"/>
            <w:sz w:val="24"/>
            <w:szCs w:val="24"/>
          </w:rPr>
          <w:t xml:space="preserve">These findings suggest that the persistence of </w:t>
        </w:r>
      </w:ins>
      <w:ins w:id="108" w:author="Luca Cocchi" w:date="2018-12-11T14:25:00Z">
        <w:r w:rsidR="0036688A">
          <w:rPr>
            <w:rFonts w:ascii="Times New Roman" w:eastAsia="Times New Roman" w:hAnsi="Times New Roman" w:cs="Times New Roman"/>
            <w:sz w:val="24"/>
            <w:szCs w:val="24"/>
          </w:rPr>
          <w:t xml:space="preserve">ADHD </w:t>
        </w:r>
      </w:ins>
      <w:ins w:id="109" w:author="Luca Cocchi" w:date="2018-12-11T12:22:00Z">
        <w:r w:rsidR="0036688A">
          <w:rPr>
            <w:rFonts w:ascii="Times New Roman" w:eastAsia="Times New Roman" w:hAnsi="Times New Roman" w:cs="Times New Roman"/>
            <w:sz w:val="24"/>
            <w:szCs w:val="24"/>
          </w:rPr>
          <w:t xml:space="preserve">symptoms in adulthood </w:t>
        </w:r>
        <w:r w:rsidR="00011D07">
          <w:rPr>
            <w:rFonts w:ascii="Times New Roman" w:eastAsia="Times New Roman" w:hAnsi="Times New Roman" w:cs="Times New Roman"/>
            <w:sz w:val="24"/>
            <w:szCs w:val="24"/>
          </w:rPr>
          <w:t>rely on specific deficits</w:t>
        </w:r>
      </w:ins>
      <w:ins w:id="110" w:author="Luca Cocchi" w:date="2018-12-11T12:23:00Z">
        <w:r w:rsidR="00011D07">
          <w:rPr>
            <w:rFonts w:ascii="Times New Roman" w:eastAsia="Times New Roman" w:hAnsi="Times New Roman" w:cs="Times New Roman"/>
            <w:sz w:val="24"/>
            <w:szCs w:val="24"/>
          </w:rPr>
          <w:t xml:space="preserve"> in whole-brain connectivity. </w:t>
        </w:r>
      </w:ins>
      <w:ins w:id="111" w:author="Luca Cocchi" w:date="2018-12-11T12:22:00Z">
        <w:r w:rsidR="00011D07">
          <w:rPr>
            <w:rFonts w:ascii="Times New Roman" w:eastAsia="Times New Roman" w:hAnsi="Times New Roman" w:cs="Times New Roman"/>
            <w:sz w:val="24"/>
            <w:szCs w:val="24"/>
          </w:rPr>
          <w:t xml:space="preserve"> </w:t>
        </w:r>
      </w:ins>
      <w:commentRangeEnd w:id="106"/>
      <w:r w:rsidR="00B55AAA">
        <w:rPr>
          <w:rStyle w:val="CommentReference"/>
        </w:rPr>
        <w:commentReference w:id="106"/>
      </w:r>
    </w:p>
    <w:p w14:paraId="46EABD7E" w14:textId="77777777" w:rsidR="00011D07" w:rsidRDefault="00011D07">
      <w:pPr>
        <w:contextualSpacing w:val="0"/>
        <w:jc w:val="both"/>
        <w:rPr>
          <w:ins w:id="112" w:author="Luca Cocchi" w:date="2018-12-11T12:22:00Z"/>
          <w:rFonts w:ascii="Times New Roman" w:eastAsia="Times New Roman" w:hAnsi="Times New Roman" w:cs="Times New Roman"/>
          <w:sz w:val="24"/>
          <w:szCs w:val="24"/>
        </w:rPr>
      </w:pPr>
    </w:p>
    <w:p w14:paraId="58664CE9" w14:textId="693936CA" w:rsidR="002B5B68" w:rsidRPr="00454EF1" w:rsidDel="00011D07" w:rsidRDefault="00F3229C">
      <w:pPr>
        <w:contextualSpacing w:val="0"/>
        <w:jc w:val="both"/>
        <w:rPr>
          <w:del w:id="113" w:author="Luca Cocchi" w:date="2018-12-11T12:24:00Z"/>
          <w:rFonts w:ascii="Times New Roman" w:eastAsia="Times New Roman" w:hAnsi="Times New Roman" w:cs="Times New Roman"/>
          <w:sz w:val="24"/>
          <w:szCs w:val="24"/>
        </w:rPr>
      </w:pPr>
      <w:ins w:id="114" w:author="Luca Cocchi" w:date="2018-12-11T14:29:00Z">
        <w:r>
          <w:rPr>
            <w:rFonts w:ascii="Times New Roman" w:eastAsia="Times New Roman" w:hAnsi="Times New Roman" w:cs="Times New Roman"/>
            <w:sz w:val="24"/>
            <w:szCs w:val="24"/>
          </w:rPr>
          <w:t>In line with the structural abnormalities</w:t>
        </w:r>
      </w:ins>
      <w:ins w:id="115" w:author="Luca Cocchi" w:date="2018-12-11T14:39:00Z">
        <w:r w:rsidR="00193833">
          <w:rPr>
            <w:rFonts w:ascii="Times New Roman" w:eastAsia="Times New Roman" w:hAnsi="Times New Roman" w:cs="Times New Roman"/>
            <w:sz w:val="24"/>
            <w:szCs w:val="24"/>
          </w:rPr>
          <w:t xml:space="preserve"> detected by diffusion MRI</w:t>
        </w:r>
      </w:ins>
      <w:ins w:id="116" w:author="Luca Cocchi" w:date="2018-12-11T14:30:00Z">
        <w:r w:rsidR="00193833">
          <w:rPr>
            <w:rFonts w:ascii="Times New Roman" w:eastAsia="Times New Roman" w:hAnsi="Times New Roman" w:cs="Times New Roman"/>
            <w:sz w:val="24"/>
            <w:szCs w:val="24"/>
          </w:rPr>
          <w:t xml:space="preserve"> work</w:t>
        </w:r>
      </w:ins>
      <w:ins w:id="117" w:author="Luca Cocchi" w:date="2018-12-11T14:29:00Z">
        <w:r>
          <w:rPr>
            <w:rFonts w:ascii="Times New Roman" w:eastAsia="Times New Roman" w:hAnsi="Times New Roman" w:cs="Times New Roman"/>
            <w:sz w:val="24"/>
            <w:szCs w:val="24"/>
          </w:rPr>
          <w:t>,</w:t>
        </w:r>
      </w:ins>
      <w:ins w:id="118" w:author="Luca Cocchi" w:date="2018-12-11T14:39:00Z">
        <w:r w:rsidR="00193833">
          <w:rPr>
            <w:rFonts w:ascii="Times New Roman" w:eastAsia="Times New Roman" w:hAnsi="Times New Roman" w:cs="Times New Roman"/>
            <w:sz w:val="24"/>
            <w:szCs w:val="24"/>
          </w:rPr>
          <w:t xml:space="preserve"> r</w:t>
        </w:r>
      </w:ins>
      <w:del w:id="119" w:author="Luca Cocchi" w:date="2018-12-11T14:28:00Z">
        <w:r w:rsidR="00454EF1" w:rsidRPr="00454EF1" w:rsidDel="00F3229C">
          <w:rPr>
            <w:rFonts w:ascii="Times New Roman" w:eastAsia="Times New Roman" w:hAnsi="Times New Roman" w:cs="Times New Roman"/>
            <w:sz w:val="24"/>
            <w:szCs w:val="24"/>
          </w:rPr>
          <w:delText xml:space="preserve">Studies of </w:delText>
        </w:r>
        <w:r w:rsidR="00454EF1" w:rsidRPr="00454EF1" w:rsidDel="003B2111">
          <w:rPr>
            <w:rFonts w:ascii="Times New Roman" w:eastAsia="Times New Roman" w:hAnsi="Times New Roman" w:cs="Times New Roman"/>
            <w:sz w:val="24"/>
            <w:szCs w:val="24"/>
          </w:rPr>
          <w:delText>the functional networks</w:delText>
        </w:r>
        <w:r w:rsidR="00454EF1" w:rsidRPr="00454EF1" w:rsidDel="00F3229C">
          <w:rPr>
            <w:rFonts w:ascii="Times New Roman" w:eastAsia="Times New Roman" w:hAnsi="Times New Roman" w:cs="Times New Roman"/>
            <w:sz w:val="24"/>
            <w:szCs w:val="24"/>
          </w:rPr>
          <w:delText xml:space="preserve"> </w:delText>
        </w:r>
      </w:del>
      <w:del w:id="120" w:author="Luca Cocchi" w:date="2018-12-11T14:26:00Z">
        <w:r w:rsidR="00454EF1" w:rsidRPr="00454EF1" w:rsidDel="003B2111">
          <w:rPr>
            <w:rFonts w:ascii="Times New Roman" w:eastAsia="Times New Roman" w:hAnsi="Times New Roman" w:cs="Times New Roman"/>
            <w:sz w:val="24"/>
            <w:szCs w:val="24"/>
          </w:rPr>
          <w:delText xml:space="preserve">related to these white matter structures, specifically the tracts interconnecting the default-mode and frontoparietal networks, and </w:delText>
        </w:r>
      </w:del>
      <w:del w:id="121" w:author="Luca Cocchi" w:date="2018-12-11T14:28:00Z">
        <w:r w:rsidR="00454EF1" w:rsidRPr="00454EF1" w:rsidDel="00F3229C">
          <w:rPr>
            <w:rFonts w:ascii="Times New Roman" w:eastAsia="Times New Roman" w:hAnsi="Times New Roman" w:cs="Times New Roman"/>
            <w:sz w:val="24"/>
            <w:szCs w:val="24"/>
          </w:rPr>
          <w:delText xml:space="preserve">have shown similar findings </w:delText>
        </w:r>
        <w:r w:rsidR="003B2111" w:rsidDel="00F3229C">
          <w:rPr>
            <w:rFonts w:ascii="Times New Roman" w:eastAsia="Times New Roman" w:hAnsi="Times New Roman" w:cs="Times New Roman"/>
            <w:sz w:val="24"/>
            <w:szCs w:val="24"/>
          </w:rPr>
          <w:fldChar w:fldCharType="begin"/>
        </w:r>
        <w:r w:rsidR="003B2111" w:rsidDel="00F3229C">
          <w:rPr>
            <w:rFonts w:ascii="Times New Roman" w:eastAsia="Times New Roman" w:hAnsi="Times New Roman" w:cs="Times New Roman"/>
            <w:sz w:val="24"/>
            <w:szCs w:val="24"/>
          </w:rPr>
          <w:delInstrText xml:space="preserve"> HYPERLINK "https://www.zotero.org/google-docs/?v6S54Y" \h </w:delInstrText>
        </w:r>
        <w:r w:rsidR="003B2111" w:rsidDel="00F3229C">
          <w:rPr>
            <w:rFonts w:ascii="Times New Roman" w:eastAsia="Times New Roman" w:hAnsi="Times New Roman" w:cs="Times New Roman"/>
            <w:sz w:val="24"/>
            <w:szCs w:val="24"/>
          </w:rPr>
          <w:fldChar w:fldCharType="separate"/>
        </w:r>
        <w:r w:rsidR="00454EF1" w:rsidRPr="00454EF1" w:rsidDel="00F3229C">
          <w:rPr>
            <w:rFonts w:ascii="Times New Roman" w:eastAsia="Times New Roman" w:hAnsi="Times New Roman" w:cs="Times New Roman"/>
            <w:sz w:val="24"/>
            <w:szCs w:val="24"/>
          </w:rPr>
          <w:delText>(Castellanos &amp; Aoki, 2016; Rubia et al., 2014)</w:delText>
        </w:r>
        <w:r w:rsidR="003B2111" w:rsidDel="00F3229C">
          <w:rPr>
            <w:rFonts w:ascii="Times New Roman" w:eastAsia="Times New Roman" w:hAnsi="Times New Roman" w:cs="Times New Roman"/>
            <w:sz w:val="24"/>
            <w:szCs w:val="24"/>
          </w:rPr>
          <w:fldChar w:fldCharType="end"/>
        </w:r>
        <w:r w:rsidR="00454EF1" w:rsidRPr="00454EF1" w:rsidDel="00F3229C">
          <w:rPr>
            <w:rFonts w:ascii="Times New Roman" w:eastAsia="Times New Roman" w:hAnsi="Times New Roman" w:cs="Times New Roman"/>
            <w:sz w:val="24"/>
            <w:szCs w:val="24"/>
          </w:rPr>
          <w:delText>.</w:delText>
        </w:r>
      </w:del>
    </w:p>
    <w:p w14:paraId="67A171A4" w14:textId="77777777" w:rsidR="002B5B68" w:rsidRPr="00454EF1" w:rsidDel="00011D07" w:rsidRDefault="002B5B68">
      <w:pPr>
        <w:contextualSpacing w:val="0"/>
        <w:jc w:val="both"/>
        <w:rPr>
          <w:del w:id="122" w:author="Luca Cocchi" w:date="2018-12-11T12:24:00Z"/>
          <w:rFonts w:ascii="Times New Roman" w:eastAsia="Times New Roman" w:hAnsi="Times New Roman" w:cs="Times New Roman"/>
          <w:sz w:val="24"/>
          <w:szCs w:val="24"/>
        </w:rPr>
      </w:pPr>
    </w:p>
    <w:p w14:paraId="3791891B" w14:textId="7F6CFF33" w:rsidR="002B5B68" w:rsidRPr="00454EF1" w:rsidRDefault="00D9357A">
      <w:pPr>
        <w:contextualSpacing w:val="0"/>
        <w:jc w:val="both"/>
        <w:rPr>
          <w:rFonts w:ascii="Times New Roman" w:eastAsia="Times New Roman" w:hAnsi="Times New Roman" w:cs="Times New Roman"/>
          <w:sz w:val="24"/>
          <w:szCs w:val="24"/>
        </w:rPr>
      </w:pPr>
      <w:del w:id="123" w:author="Luca Cocchi" w:date="2018-12-11T12:24:00Z">
        <w:r w:rsidDel="00011D07">
          <w:rPr>
            <w:rFonts w:ascii="Times New Roman" w:eastAsia="Times New Roman" w:hAnsi="Times New Roman" w:cs="Times New Roman"/>
            <w:sz w:val="24"/>
            <w:szCs w:val="24"/>
          </w:rPr>
          <w:delText>In the domain of functional connectivity,</w:delText>
        </w:r>
        <w:r w:rsidR="00454EF1" w:rsidRPr="00454EF1" w:rsidDel="00011D07">
          <w:rPr>
            <w:rFonts w:ascii="Times New Roman" w:eastAsia="Times New Roman" w:hAnsi="Times New Roman" w:cs="Times New Roman"/>
            <w:sz w:val="24"/>
            <w:szCs w:val="24"/>
          </w:rPr>
          <w:delText xml:space="preserve"> r</w:delText>
        </w:r>
      </w:del>
      <w:r w:rsidR="00454EF1" w:rsidRPr="00454EF1">
        <w:rPr>
          <w:rFonts w:ascii="Times New Roman" w:eastAsia="Times New Roman" w:hAnsi="Times New Roman" w:cs="Times New Roman"/>
          <w:sz w:val="24"/>
          <w:szCs w:val="24"/>
        </w:rPr>
        <w:t xml:space="preserve">esting-state functional magnetic resonance image (fMRI) studies have highlighted that the diagnosis and symptoms of ADHD are linked to a reduced segregation between the activity of networks supporting external task engagement and the default mode brain network </w:t>
      </w:r>
      <w:hyperlink r:id="rId15">
        <w:r w:rsidR="00454EF1" w:rsidRPr="00454EF1">
          <w:rPr>
            <w:rFonts w:ascii="Times New Roman" w:eastAsia="Times New Roman" w:hAnsi="Times New Roman" w:cs="Times New Roman"/>
            <w:sz w:val="24"/>
            <w:szCs w:val="24"/>
          </w:rPr>
          <w:t xml:space="preserve">(Castellanos &amp; Aoki, 2016; </w:t>
        </w:r>
        <w:proofErr w:type="spellStart"/>
        <w:r w:rsidR="00454EF1" w:rsidRPr="00454EF1">
          <w:rPr>
            <w:rFonts w:ascii="Times New Roman" w:eastAsia="Times New Roman" w:hAnsi="Times New Roman" w:cs="Times New Roman"/>
            <w:sz w:val="24"/>
            <w:szCs w:val="24"/>
          </w:rPr>
          <w:t>Cocchi</w:t>
        </w:r>
        <w:proofErr w:type="spellEnd"/>
        <w:r w:rsidR="00454EF1" w:rsidRPr="00454EF1">
          <w:rPr>
            <w:rFonts w:ascii="Times New Roman" w:eastAsia="Times New Roman" w:hAnsi="Times New Roman" w:cs="Times New Roman"/>
            <w:sz w:val="24"/>
            <w:szCs w:val="24"/>
          </w:rPr>
          <w:t xml:space="preserve"> et al., 2012; H.-Y. Lin et al., 2018)</w:t>
        </w:r>
      </w:hyperlink>
      <w:r w:rsidR="00454EF1" w:rsidRPr="00454EF1">
        <w:rPr>
          <w:rFonts w:ascii="Times New Roman" w:eastAsia="Times New Roman" w:hAnsi="Times New Roman" w:cs="Times New Roman"/>
          <w:sz w:val="24"/>
          <w:szCs w:val="24"/>
        </w:rPr>
        <w:t>.</w:t>
      </w:r>
      <w:ins w:id="124" w:author="Luca Cocchi" w:date="2018-12-11T14:46:00Z">
        <w:r w:rsidR="00EB3B74">
          <w:rPr>
            <w:rFonts w:ascii="Times New Roman" w:eastAsia="Times New Roman" w:hAnsi="Times New Roman" w:cs="Times New Roman"/>
            <w:sz w:val="24"/>
            <w:szCs w:val="24"/>
          </w:rPr>
          <w:t xml:space="preserve"> </w:t>
        </w:r>
      </w:ins>
      <w:del w:id="125" w:author="Luca Cocchi" w:date="2018-12-11T14:47:00Z">
        <w:r w:rsidR="00454EF1" w:rsidRPr="00454EF1" w:rsidDel="00EB3B74">
          <w:rPr>
            <w:rFonts w:ascii="Times New Roman" w:eastAsia="Times New Roman" w:hAnsi="Times New Roman" w:cs="Times New Roman"/>
            <w:sz w:val="24"/>
            <w:szCs w:val="24"/>
          </w:rPr>
          <w:delText xml:space="preserve"> </w:delText>
        </w:r>
      </w:del>
      <w:del w:id="126" w:author="Luca Cocchi" w:date="2018-12-11T14:46:00Z">
        <w:r w:rsidR="00454EF1" w:rsidRPr="00454EF1" w:rsidDel="00EB3B74">
          <w:rPr>
            <w:rFonts w:ascii="Times New Roman" w:eastAsia="Times New Roman" w:hAnsi="Times New Roman" w:cs="Times New Roman"/>
            <w:sz w:val="24"/>
            <w:szCs w:val="24"/>
          </w:rPr>
          <w:delText>These results are consistent with studies showing that attention lapses are linked to default mode network activ</w:delText>
        </w:r>
        <w:r w:rsidR="009B636B" w:rsidDel="00EB3B74">
          <w:rPr>
            <w:rFonts w:ascii="Times New Roman" w:eastAsia="Times New Roman" w:hAnsi="Times New Roman" w:cs="Times New Roman"/>
            <w:sz w:val="24"/>
            <w:szCs w:val="24"/>
          </w:rPr>
          <w:delText>ity ‘interfering’</w:delText>
        </w:r>
        <w:r w:rsidR="00454EF1" w:rsidRPr="00454EF1" w:rsidDel="00EB3B74">
          <w:rPr>
            <w:rFonts w:ascii="Times New Roman" w:eastAsia="Times New Roman" w:hAnsi="Times New Roman" w:cs="Times New Roman"/>
            <w:sz w:val="24"/>
            <w:szCs w:val="24"/>
          </w:rPr>
          <w:delText xml:space="preserve"> with networks supporting goal directed task engagement and performance </w:delText>
        </w:r>
        <w:r w:rsidR="003B2111" w:rsidDel="00EB3B74">
          <w:rPr>
            <w:rFonts w:ascii="Times New Roman" w:eastAsia="Times New Roman" w:hAnsi="Times New Roman" w:cs="Times New Roman"/>
            <w:sz w:val="24"/>
            <w:szCs w:val="24"/>
          </w:rPr>
          <w:fldChar w:fldCharType="begin"/>
        </w:r>
        <w:r w:rsidR="003B2111" w:rsidDel="00EB3B74">
          <w:rPr>
            <w:rFonts w:ascii="Times New Roman" w:eastAsia="Times New Roman" w:hAnsi="Times New Roman" w:cs="Times New Roman"/>
            <w:sz w:val="24"/>
            <w:szCs w:val="24"/>
          </w:rPr>
          <w:delInstrText xml:space="preserve"> HYPERLINK "https://www.zotero.org/google-docs/?bOlf72" \h </w:delInstrText>
        </w:r>
        <w:r w:rsidR="003B2111" w:rsidDel="00EB3B74">
          <w:rPr>
            <w:rFonts w:ascii="Times New Roman" w:eastAsia="Times New Roman" w:hAnsi="Times New Roman" w:cs="Times New Roman"/>
            <w:sz w:val="24"/>
            <w:szCs w:val="24"/>
          </w:rPr>
          <w:fldChar w:fldCharType="separate"/>
        </w:r>
        <w:r w:rsidR="00454EF1" w:rsidRPr="00454EF1" w:rsidDel="00EB3B74">
          <w:rPr>
            <w:rFonts w:ascii="Times New Roman" w:eastAsia="Times New Roman" w:hAnsi="Times New Roman" w:cs="Times New Roman"/>
            <w:sz w:val="24"/>
            <w:szCs w:val="24"/>
          </w:rPr>
          <w:delText>(Weissman, Roberts, Visscher, &amp; Woldorff, 2006)</w:delText>
        </w:r>
        <w:r w:rsidR="003B2111" w:rsidDel="00EB3B74">
          <w:rPr>
            <w:rFonts w:ascii="Times New Roman" w:eastAsia="Times New Roman" w:hAnsi="Times New Roman" w:cs="Times New Roman"/>
            <w:sz w:val="24"/>
            <w:szCs w:val="24"/>
          </w:rPr>
          <w:fldChar w:fldCharType="end"/>
        </w:r>
        <w:r w:rsidR="00454EF1" w:rsidRPr="00454EF1" w:rsidDel="00EB3B74">
          <w:rPr>
            <w:rFonts w:ascii="Times New Roman" w:eastAsia="Times New Roman" w:hAnsi="Times New Roman" w:cs="Times New Roman"/>
            <w:sz w:val="24"/>
            <w:szCs w:val="24"/>
          </w:rPr>
          <w:delText xml:space="preserve">. </w:delText>
        </w:r>
      </w:del>
      <w:del w:id="127" w:author="Luca Cocchi" w:date="2018-12-11T14:47:00Z">
        <w:r w:rsidR="00454EF1" w:rsidRPr="00454EF1" w:rsidDel="00EB3B74">
          <w:rPr>
            <w:rFonts w:ascii="Times New Roman" w:eastAsia="Times New Roman" w:hAnsi="Times New Roman" w:cs="Times New Roman"/>
            <w:sz w:val="24"/>
            <w:szCs w:val="24"/>
          </w:rPr>
          <w:delText>Mor</w:delText>
        </w:r>
        <w:r w:rsidR="009B636B" w:rsidDel="00EB3B74">
          <w:rPr>
            <w:rFonts w:ascii="Times New Roman" w:eastAsia="Times New Roman" w:hAnsi="Times New Roman" w:cs="Times New Roman"/>
            <w:sz w:val="24"/>
            <w:szCs w:val="24"/>
          </w:rPr>
          <w:delText>e recently</w:delText>
        </w:r>
        <w:r w:rsidR="00454EF1" w:rsidRPr="00454EF1" w:rsidDel="00EB3B74">
          <w:rPr>
            <w:rFonts w:ascii="Times New Roman" w:eastAsia="Times New Roman" w:hAnsi="Times New Roman" w:cs="Times New Roman"/>
            <w:sz w:val="24"/>
            <w:szCs w:val="24"/>
          </w:rPr>
          <w:delText xml:space="preserve">, </w:delText>
        </w:r>
      </w:del>
      <w:ins w:id="128" w:author="Luca Cocchi" w:date="2018-12-11T14:47:00Z">
        <w:r w:rsidR="00EB3B74">
          <w:rPr>
            <w:rFonts w:ascii="Times New Roman" w:eastAsia="Times New Roman" w:hAnsi="Times New Roman" w:cs="Times New Roman"/>
            <w:sz w:val="24"/>
            <w:szCs w:val="24"/>
          </w:rPr>
          <w:t>B</w:t>
        </w:r>
      </w:ins>
      <w:del w:id="129" w:author="Luca Cocchi" w:date="2018-12-11T14:47:00Z">
        <w:r w:rsidR="00454EF1" w:rsidRPr="00454EF1" w:rsidDel="00EB3B74">
          <w:rPr>
            <w:rFonts w:ascii="Times New Roman" w:eastAsia="Times New Roman" w:hAnsi="Times New Roman" w:cs="Times New Roman"/>
            <w:sz w:val="24"/>
            <w:szCs w:val="24"/>
          </w:rPr>
          <w:delText>b</w:delText>
        </w:r>
      </w:del>
      <w:r w:rsidR="00454EF1" w:rsidRPr="00454EF1">
        <w:rPr>
          <w:rFonts w:ascii="Times New Roman" w:eastAsia="Times New Roman" w:hAnsi="Times New Roman" w:cs="Times New Roman"/>
          <w:sz w:val="24"/>
          <w:szCs w:val="24"/>
        </w:rPr>
        <w:t xml:space="preserve">y adopting multivariate methods to link brain </w:t>
      </w:r>
      <w:del w:id="130" w:author="Luca Cocchi" w:date="2018-12-11T14:47:00Z">
        <w:r w:rsidR="00454EF1" w:rsidRPr="00454EF1" w:rsidDel="00EB3B74">
          <w:rPr>
            <w:rFonts w:ascii="Times New Roman" w:eastAsia="Times New Roman" w:hAnsi="Times New Roman" w:cs="Times New Roman"/>
            <w:sz w:val="24"/>
            <w:szCs w:val="24"/>
          </w:rPr>
          <w:delText xml:space="preserve">activity </w:delText>
        </w:r>
      </w:del>
      <w:ins w:id="131" w:author="Luca Cocchi" w:date="2018-12-11T14:47:00Z">
        <w:r w:rsidR="00EB3B74">
          <w:rPr>
            <w:rFonts w:ascii="Times New Roman" w:eastAsia="Times New Roman" w:hAnsi="Times New Roman" w:cs="Times New Roman"/>
            <w:sz w:val="24"/>
            <w:szCs w:val="24"/>
          </w:rPr>
          <w:t>network connectivity</w:t>
        </w:r>
        <w:r w:rsidR="00EB3B74" w:rsidRPr="00454EF1">
          <w:rPr>
            <w:rFonts w:ascii="Times New Roman" w:eastAsia="Times New Roman" w:hAnsi="Times New Roman" w:cs="Times New Roman"/>
            <w:sz w:val="24"/>
            <w:szCs w:val="24"/>
          </w:rPr>
          <w:t xml:space="preserve"> </w:t>
        </w:r>
      </w:ins>
      <w:r w:rsidR="00454EF1" w:rsidRPr="00454EF1">
        <w:rPr>
          <w:rFonts w:ascii="Times New Roman" w:eastAsia="Times New Roman" w:hAnsi="Times New Roman" w:cs="Times New Roman"/>
          <w:sz w:val="24"/>
          <w:szCs w:val="24"/>
        </w:rPr>
        <w:t>and behaviour,</w:t>
      </w:r>
      <w:ins w:id="132" w:author="Luca Cocchi" w:date="2018-12-11T14:47:00Z">
        <w:r w:rsidR="00EB3B74">
          <w:rPr>
            <w:rFonts w:ascii="Times New Roman" w:eastAsia="Times New Roman" w:hAnsi="Times New Roman" w:cs="Times New Roman"/>
            <w:sz w:val="24"/>
            <w:szCs w:val="24"/>
          </w:rPr>
          <w:t xml:space="preserve"> our group </w:t>
        </w:r>
      </w:ins>
      <w:ins w:id="133" w:author="Luca Cocchi" w:date="2018-12-11T14:48:00Z">
        <w:r w:rsidR="00EB3B74">
          <w:rPr>
            <w:rFonts w:ascii="Times New Roman" w:eastAsia="Times New Roman" w:hAnsi="Times New Roman" w:cs="Times New Roman"/>
            <w:sz w:val="24"/>
            <w:szCs w:val="24"/>
          </w:rPr>
          <w:t>has recently showed that the severity of adult ADHD symptoms</w:t>
        </w:r>
        <w:r w:rsidR="003435DF">
          <w:rPr>
            <w:rFonts w:ascii="Times New Roman" w:eastAsia="Times New Roman" w:hAnsi="Times New Roman" w:cs="Times New Roman"/>
            <w:sz w:val="24"/>
            <w:szCs w:val="24"/>
          </w:rPr>
          <w:t xml:space="preserve"> is mediated by </w:t>
        </w:r>
      </w:ins>
      <w:ins w:id="134" w:author="Luca Cocchi" w:date="2018-12-11T14:53:00Z">
        <w:r w:rsidR="003435DF">
          <w:rPr>
            <w:rFonts w:ascii="Times New Roman" w:eastAsia="Times New Roman" w:hAnsi="Times New Roman" w:cs="Times New Roman"/>
            <w:sz w:val="24"/>
            <w:szCs w:val="24"/>
          </w:rPr>
          <w:t xml:space="preserve">the degree of altered functional connectivity between </w:t>
        </w:r>
      </w:ins>
      <w:del w:id="135" w:author="Luca Cocchi" w:date="2018-12-11T14:53:00Z">
        <w:r w:rsidR="00454EF1" w:rsidRPr="00454EF1" w:rsidDel="003435DF">
          <w:rPr>
            <w:rFonts w:ascii="Times New Roman" w:eastAsia="Times New Roman" w:hAnsi="Times New Roman" w:cs="Times New Roman"/>
            <w:sz w:val="24"/>
            <w:szCs w:val="24"/>
          </w:rPr>
          <w:delText xml:space="preserve"> our work has highlighted that adult ADHD symptoms map onto altered functional interactions between </w:delText>
        </w:r>
      </w:del>
      <w:r w:rsidR="00454EF1" w:rsidRPr="00454EF1">
        <w:rPr>
          <w:rFonts w:ascii="Times New Roman" w:eastAsia="Times New Roman" w:hAnsi="Times New Roman" w:cs="Times New Roman"/>
          <w:sz w:val="24"/>
          <w:szCs w:val="24"/>
        </w:rPr>
        <w:t xml:space="preserve">default-mode and control networks </w:t>
      </w:r>
      <w:hyperlink r:id="rId16">
        <w:r w:rsidR="00454EF1" w:rsidRPr="00454EF1">
          <w:rPr>
            <w:rFonts w:ascii="Times New Roman" w:eastAsia="Times New Roman" w:hAnsi="Times New Roman" w:cs="Times New Roman"/>
            <w:sz w:val="24"/>
            <w:szCs w:val="24"/>
          </w:rPr>
          <w:t>(H.-Y. Lin et al., 2018)</w:t>
        </w:r>
      </w:hyperlink>
      <w:r w:rsidR="00454EF1" w:rsidRPr="00454EF1">
        <w:rPr>
          <w:rFonts w:ascii="Times New Roman" w:eastAsia="Times New Roman" w:hAnsi="Times New Roman" w:cs="Times New Roman"/>
          <w:sz w:val="24"/>
          <w:szCs w:val="24"/>
        </w:rPr>
        <w:t xml:space="preserve">. Reduced connectivity within the default-mode network, </w:t>
      </w:r>
      <w:del w:id="136" w:author="Luca Cocchi" w:date="2018-12-11T14:54:00Z">
        <w:r w:rsidR="00454EF1" w:rsidRPr="00454EF1" w:rsidDel="003435DF">
          <w:rPr>
            <w:rFonts w:ascii="Times New Roman" w:eastAsia="Times New Roman" w:hAnsi="Times New Roman" w:cs="Times New Roman"/>
            <w:sz w:val="24"/>
            <w:szCs w:val="24"/>
          </w:rPr>
          <w:delText xml:space="preserve">as well as complicated alterations within affective systems, also </w:delText>
        </w:r>
      </w:del>
      <w:r w:rsidR="00454EF1" w:rsidRPr="00454EF1">
        <w:rPr>
          <w:rFonts w:ascii="Times New Roman" w:eastAsia="Times New Roman" w:hAnsi="Times New Roman" w:cs="Times New Roman"/>
          <w:sz w:val="24"/>
          <w:szCs w:val="24"/>
        </w:rPr>
        <w:t>ha</w:t>
      </w:r>
      <w:del w:id="137" w:author="Luke H" w:date="2018-12-21T09:19:00Z">
        <w:r w:rsidR="00454EF1" w:rsidRPr="00454EF1" w:rsidDel="00B55AAA">
          <w:rPr>
            <w:rFonts w:ascii="Times New Roman" w:eastAsia="Times New Roman" w:hAnsi="Times New Roman" w:cs="Times New Roman"/>
            <w:sz w:val="24"/>
            <w:szCs w:val="24"/>
          </w:rPr>
          <w:delText>ve</w:delText>
        </w:r>
      </w:del>
      <w:ins w:id="138" w:author="Luke H" w:date="2018-12-21T09:19:00Z">
        <w:r w:rsidR="00B55AAA">
          <w:rPr>
            <w:rFonts w:ascii="Times New Roman" w:eastAsia="Times New Roman" w:hAnsi="Times New Roman" w:cs="Times New Roman"/>
            <w:sz w:val="24"/>
            <w:szCs w:val="24"/>
          </w:rPr>
          <w:t>s</w:t>
        </w:r>
      </w:ins>
      <w:r w:rsidR="00454EF1" w:rsidRPr="00454EF1">
        <w:rPr>
          <w:rFonts w:ascii="Times New Roman" w:eastAsia="Times New Roman" w:hAnsi="Times New Roman" w:cs="Times New Roman"/>
          <w:sz w:val="24"/>
          <w:szCs w:val="24"/>
        </w:rPr>
        <w:t xml:space="preserve"> </w:t>
      </w:r>
      <w:del w:id="139" w:author="Luca Cocchi" w:date="2018-12-11T14:54:00Z">
        <w:r w:rsidR="00454EF1" w:rsidRPr="00454EF1" w:rsidDel="003435DF">
          <w:rPr>
            <w:rFonts w:ascii="Times New Roman" w:eastAsia="Times New Roman" w:hAnsi="Times New Roman" w:cs="Times New Roman"/>
            <w:sz w:val="24"/>
            <w:szCs w:val="24"/>
          </w:rPr>
          <w:delText xml:space="preserve">often </w:delText>
        </w:r>
      </w:del>
      <w:ins w:id="140" w:author="Luca Cocchi" w:date="2018-12-11T14:54:00Z">
        <w:r w:rsidR="003435DF">
          <w:rPr>
            <w:rFonts w:ascii="Times New Roman" w:eastAsia="Times New Roman" w:hAnsi="Times New Roman" w:cs="Times New Roman"/>
            <w:sz w:val="24"/>
            <w:szCs w:val="24"/>
          </w:rPr>
          <w:t>also</w:t>
        </w:r>
        <w:r w:rsidR="003435DF" w:rsidRPr="00454EF1">
          <w:rPr>
            <w:rFonts w:ascii="Times New Roman" w:eastAsia="Times New Roman" w:hAnsi="Times New Roman" w:cs="Times New Roman"/>
            <w:sz w:val="24"/>
            <w:szCs w:val="24"/>
          </w:rPr>
          <w:t xml:space="preserve"> </w:t>
        </w:r>
      </w:ins>
      <w:r w:rsidR="00454EF1" w:rsidRPr="00454EF1">
        <w:rPr>
          <w:rFonts w:ascii="Times New Roman" w:eastAsia="Times New Roman" w:hAnsi="Times New Roman" w:cs="Times New Roman"/>
          <w:sz w:val="24"/>
          <w:szCs w:val="24"/>
        </w:rPr>
        <w:t xml:space="preserve">been reported </w:t>
      </w:r>
      <w:ins w:id="141" w:author="Luca Cocchi" w:date="2018-12-11T14:54:00Z">
        <w:r w:rsidR="003435DF">
          <w:rPr>
            <w:rFonts w:ascii="Times New Roman" w:eastAsia="Times New Roman" w:hAnsi="Times New Roman" w:cs="Times New Roman"/>
            <w:sz w:val="24"/>
            <w:szCs w:val="24"/>
          </w:rPr>
          <w:t>both in</w:t>
        </w:r>
      </w:ins>
      <w:del w:id="142" w:author="Luca Cocchi" w:date="2018-12-11T14:54:00Z">
        <w:r w:rsidR="00454EF1" w:rsidRPr="00454EF1" w:rsidDel="003435DF">
          <w:rPr>
            <w:rFonts w:ascii="Times New Roman" w:eastAsia="Times New Roman" w:hAnsi="Times New Roman" w:cs="Times New Roman"/>
            <w:sz w:val="24"/>
            <w:szCs w:val="24"/>
          </w:rPr>
          <w:delText>in</w:delText>
        </w:r>
      </w:del>
      <w:r w:rsidR="00454EF1" w:rsidRPr="00454EF1">
        <w:rPr>
          <w:rFonts w:ascii="Times New Roman" w:eastAsia="Times New Roman" w:hAnsi="Times New Roman" w:cs="Times New Roman"/>
          <w:sz w:val="24"/>
          <w:szCs w:val="24"/>
        </w:rPr>
        <w:t xml:space="preserve"> </w:t>
      </w:r>
      <w:del w:id="143" w:author="Luca Cocchi" w:date="2018-12-11T14:54:00Z">
        <w:r w:rsidR="00454EF1" w:rsidRPr="00454EF1" w:rsidDel="003435DF">
          <w:rPr>
            <w:rFonts w:ascii="Times New Roman" w:eastAsia="Times New Roman" w:hAnsi="Times New Roman" w:cs="Times New Roman"/>
            <w:sz w:val="24"/>
            <w:szCs w:val="24"/>
          </w:rPr>
          <w:delText xml:space="preserve">youths </w:delText>
        </w:r>
      </w:del>
      <w:ins w:id="144" w:author="Luca Cocchi" w:date="2018-12-11T14:54:00Z">
        <w:r w:rsidR="003435DF">
          <w:rPr>
            <w:rFonts w:ascii="Times New Roman" w:eastAsia="Times New Roman" w:hAnsi="Times New Roman" w:cs="Times New Roman"/>
            <w:sz w:val="24"/>
            <w:szCs w:val="24"/>
          </w:rPr>
          <w:t>children</w:t>
        </w:r>
        <w:r w:rsidR="003435DF" w:rsidRPr="00454EF1">
          <w:rPr>
            <w:rFonts w:ascii="Times New Roman" w:eastAsia="Times New Roman" w:hAnsi="Times New Roman" w:cs="Times New Roman"/>
            <w:sz w:val="24"/>
            <w:szCs w:val="24"/>
          </w:rPr>
          <w:t xml:space="preserve"> </w:t>
        </w:r>
      </w:ins>
      <w:r w:rsidR="00454EF1" w:rsidRPr="00454EF1">
        <w:rPr>
          <w:rFonts w:ascii="Times New Roman" w:eastAsia="Times New Roman" w:hAnsi="Times New Roman" w:cs="Times New Roman"/>
          <w:sz w:val="24"/>
          <w:szCs w:val="24"/>
        </w:rPr>
        <w:t xml:space="preserve">and adults with ADHD </w:t>
      </w:r>
      <w:hyperlink r:id="rId17">
        <w:r w:rsidR="00454EF1" w:rsidRPr="00454EF1">
          <w:rPr>
            <w:rFonts w:ascii="Times New Roman" w:eastAsia="Times New Roman" w:hAnsi="Times New Roman" w:cs="Times New Roman"/>
            <w:sz w:val="24"/>
            <w:szCs w:val="24"/>
          </w:rPr>
          <w:t xml:space="preserve">(Castellanos &amp; Aoki, 2016; </w:t>
        </w:r>
        <w:proofErr w:type="spellStart"/>
        <w:r w:rsidR="00454EF1" w:rsidRPr="00454EF1">
          <w:rPr>
            <w:rFonts w:ascii="Times New Roman" w:eastAsia="Times New Roman" w:hAnsi="Times New Roman" w:cs="Times New Roman"/>
            <w:sz w:val="24"/>
            <w:szCs w:val="24"/>
          </w:rPr>
          <w:t>Rubia</w:t>
        </w:r>
        <w:proofErr w:type="spellEnd"/>
        <w:r w:rsidR="00454EF1" w:rsidRPr="00454EF1">
          <w:rPr>
            <w:rFonts w:ascii="Times New Roman" w:eastAsia="Times New Roman" w:hAnsi="Times New Roman" w:cs="Times New Roman"/>
            <w:sz w:val="24"/>
            <w:szCs w:val="24"/>
          </w:rPr>
          <w:t xml:space="preserve"> et al., 2014)</w:t>
        </w:r>
      </w:hyperlink>
      <w:r w:rsidR="00454EF1" w:rsidRPr="00454EF1">
        <w:rPr>
          <w:rFonts w:ascii="Times New Roman" w:eastAsia="Times New Roman" w:hAnsi="Times New Roman" w:cs="Times New Roman"/>
          <w:sz w:val="24"/>
          <w:szCs w:val="24"/>
        </w:rPr>
        <w:t>.</w:t>
      </w:r>
      <w:ins w:id="145" w:author="Luca Cocchi" w:date="2018-12-11T14:54:00Z">
        <w:r w:rsidR="003435DF">
          <w:rPr>
            <w:rFonts w:ascii="Times New Roman" w:eastAsia="Times New Roman" w:hAnsi="Times New Roman" w:cs="Times New Roman"/>
            <w:sz w:val="24"/>
            <w:szCs w:val="24"/>
          </w:rPr>
          <w:t xml:space="preserve"> Together, these results support the core role of control-default mode systems in ADHD.  </w:t>
        </w:r>
      </w:ins>
      <w:r w:rsidR="00454EF1" w:rsidRPr="00454EF1">
        <w:rPr>
          <w:rFonts w:ascii="Times New Roman" w:eastAsia="Times New Roman" w:hAnsi="Times New Roman" w:cs="Times New Roman"/>
          <w:sz w:val="24"/>
          <w:szCs w:val="24"/>
        </w:rPr>
        <w:t xml:space="preserve">    </w:t>
      </w:r>
    </w:p>
    <w:p w14:paraId="65459331" w14:textId="77777777" w:rsidR="002B5B68" w:rsidRPr="00454EF1" w:rsidRDefault="002B5B68">
      <w:pPr>
        <w:contextualSpacing w:val="0"/>
        <w:jc w:val="both"/>
        <w:rPr>
          <w:rFonts w:ascii="Times New Roman" w:eastAsia="Times New Roman" w:hAnsi="Times New Roman" w:cs="Times New Roman"/>
          <w:sz w:val="24"/>
          <w:szCs w:val="24"/>
        </w:rPr>
      </w:pPr>
    </w:p>
    <w:p w14:paraId="392CBC75" w14:textId="0567B5B0" w:rsidR="002B5B68" w:rsidRPr="00454EF1" w:rsidDel="004C3588" w:rsidRDefault="00454EF1" w:rsidP="005E5FFE">
      <w:pPr>
        <w:contextualSpacing w:val="0"/>
        <w:jc w:val="both"/>
        <w:rPr>
          <w:del w:id="146" w:author="Luca Cocchi" w:date="2018-12-11T16:37:00Z"/>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Despite </w:t>
      </w:r>
      <w:ins w:id="147" w:author="Luca Cocchi" w:date="2018-12-11T15:27:00Z">
        <w:r w:rsidR="00A60807">
          <w:rPr>
            <w:rFonts w:ascii="Times New Roman" w:eastAsia="Times New Roman" w:hAnsi="Times New Roman" w:cs="Times New Roman"/>
            <w:sz w:val="24"/>
            <w:szCs w:val="24"/>
          </w:rPr>
          <w:t xml:space="preserve">the spatial </w:t>
        </w:r>
      </w:ins>
      <w:del w:id="148" w:author="Luca Cocchi" w:date="2018-12-11T15:03:00Z">
        <w:r w:rsidR="009B636B" w:rsidDel="00556218">
          <w:rPr>
            <w:rFonts w:ascii="Times New Roman" w:eastAsia="Times New Roman" w:hAnsi="Times New Roman" w:cs="Times New Roman"/>
            <w:sz w:val="24"/>
            <w:szCs w:val="24"/>
          </w:rPr>
          <w:delText xml:space="preserve">known </w:delText>
        </w:r>
        <w:r w:rsidRPr="00454EF1" w:rsidDel="00556218">
          <w:rPr>
            <w:rFonts w:ascii="Times New Roman" w:eastAsia="Times New Roman" w:hAnsi="Times New Roman" w:cs="Times New Roman"/>
            <w:sz w:val="24"/>
            <w:szCs w:val="24"/>
          </w:rPr>
          <w:delText>distinct</w:delText>
        </w:r>
      </w:del>
      <w:ins w:id="149" w:author="Luca Cocchi" w:date="2018-12-11T15:03:00Z">
        <w:r w:rsidR="00556218">
          <w:rPr>
            <w:rFonts w:ascii="Times New Roman" w:eastAsia="Times New Roman" w:hAnsi="Times New Roman" w:cs="Times New Roman"/>
            <w:sz w:val="24"/>
            <w:szCs w:val="24"/>
          </w:rPr>
          <w:t>overlap</w:t>
        </w:r>
      </w:ins>
      <w:r w:rsidRPr="00454EF1">
        <w:rPr>
          <w:rFonts w:ascii="Times New Roman" w:eastAsia="Times New Roman" w:hAnsi="Times New Roman" w:cs="Times New Roman"/>
          <w:sz w:val="24"/>
          <w:szCs w:val="24"/>
        </w:rPr>
        <w:t xml:space="preserve"> </w:t>
      </w:r>
      <w:del w:id="150" w:author="Luca Cocchi" w:date="2018-12-11T15:27:00Z">
        <w:r w:rsidRPr="00454EF1" w:rsidDel="00A60807">
          <w:rPr>
            <w:rFonts w:ascii="Times New Roman" w:eastAsia="Times New Roman" w:hAnsi="Times New Roman" w:cs="Times New Roman"/>
            <w:sz w:val="24"/>
            <w:szCs w:val="24"/>
          </w:rPr>
          <w:delText xml:space="preserve">contributions </w:delText>
        </w:r>
      </w:del>
      <w:r w:rsidRPr="00454EF1">
        <w:rPr>
          <w:rFonts w:ascii="Times New Roman" w:eastAsia="Times New Roman" w:hAnsi="Times New Roman" w:cs="Times New Roman"/>
          <w:sz w:val="24"/>
          <w:szCs w:val="24"/>
        </w:rPr>
        <w:t xml:space="preserve">of structural and functional </w:t>
      </w:r>
      <w:ins w:id="151" w:author="Luca Cocchi" w:date="2018-12-11T15:03:00Z">
        <w:r w:rsidR="00556218">
          <w:rPr>
            <w:rFonts w:ascii="Times New Roman" w:eastAsia="Times New Roman" w:hAnsi="Times New Roman" w:cs="Times New Roman"/>
            <w:sz w:val="24"/>
            <w:szCs w:val="24"/>
          </w:rPr>
          <w:t xml:space="preserve">brain </w:t>
        </w:r>
      </w:ins>
      <w:r w:rsidRPr="00454EF1">
        <w:rPr>
          <w:rFonts w:ascii="Times New Roman" w:eastAsia="Times New Roman" w:hAnsi="Times New Roman" w:cs="Times New Roman"/>
          <w:sz w:val="24"/>
          <w:szCs w:val="24"/>
        </w:rPr>
        <w:t>network</w:t>
      </w:r>
      <w:r w:rsidR="009B636B">
        <w:rPr>
          <w:rFonts w:ascii="Times New Roman" w:eastAsia="Times New Roman" w:hAnsi="Times New Roman" w:cs="Times New Roman"/>
          <w:sz w:val="24"/>
          <w:szCs w:val="24"/>
        </w:rPr>
        <w:t>s</w:t>
      </w:r>
      <w:ins w:id="152" w:author="Luca Cocchi" w:date="2018-12-11T15:03:00Z">
        <w:r w:rsidR="00556218">
          <w:rPr>
            <w:rFonts w:ascii="Times New Roman" w:eastAsia="Times New Roman" w:hAnsi="Times New Roman" w:cs="Times New Roman"/>
            <w:sz w:val="24"/>
            <w:szCs w:val="24"/>
          </w:rPr>
          <w:t xml:space="preserve"> abnormalities</w:t>
        </w:r>
      </w:ins>
      <w:del w:id="153" w:author="Luca Cocchi" w:date="2018-12-11T15:04:00Z">
        <w:r w:rsidRPr="00454EF1" w:rsidDel="00556218">
          <w:rPr>
            <w:rFonts w:ascii="Times New Roman" w:eastAsia="Times New Roman" w:hAnsi="Times New Roman" w:cs="Times New Roman"/>
            <w:sz w:val="24"/>
            <w:szCs w:val="24"/>
          </w:rPr>
          <w:delText xml:space="preserve"> </w:delText>
        </w:r>
      </w:del>
      <w:ins w:id="154" w:author="Luca Cocchi" w:date="2018-12-11T15:04:00Z">
        <w:r w:rsidR="00556218">
          <w:rPr>
            <w:rFonts w:ascii="Times New Roman" w:eastAsia="Times New Roman" w:hAnsi="Times New Roman" w:cs="Times New Roman"/>
            <w:sz w:val="24"/>
            <w:szCs w:val="24"/>
          </w:rPr>
          <w:t xml:space="preserve"> </w:t>
        </w:r>
      </w:ins>
      <w:del w:id="155" w:author="Luca Cocchi" w:date="2018-12-11T15:46:00Z">
        <w:r w:rsidRPr="00454EF1" w:rsidDel="006D317C">
          <w:rPr>
            <w:rFonts w:ascii="Times New Roman" w:eastAsia="Times New Roman" w:hAnsi="Times New Roman" w:cs="Times New Roman"/>
            <w:sz w:val="24"/>
            <w:szCs w:val="24"/>
          </w:rPr>
          <w:delText xml:space="preserve">to </w:delText>
        </w:r>
      </w:del>
      <w:ins w:id="156" w:author="Luca Cocchi" w:date="2018-12-11T15:46:00Z">
        <w:r w:rsidR="006D317C">
          <w:rPr>
            <w:rFonts w:ascii="Times New Roman" w:eastAsia="Times New Roman" w:hAnsi="Times New Roman" w:cs="Times New Roman"/>
            <w:sz w:val="24"/>
            <w:szCs w:val="24"/>
          </w:rPr>
          <w:t>in</w:t>
        </w:r>
        <w:r w:rsidR="006D317C" w:rsidRPr="00454EF1">
          <w:rPr>
            <w:rFonts w:ascii="Times New Roman" w:eastAsia="Times New Roman" w:hAnsi="Times New Roman" w:cs="Times New Roman"/>
            <w:sz w:val="24"/>
            <w:szCs w:val="24"/>
          </w:rPr>
          <w:t xml:space="preserve"> </w:t>
        </w:r>
      </w:ins>
      <w:ins w:id="157" w:author="Luca Cocchi" w:date="2018-12-11T15:05:00Z">
        <w:r w:rsidR="00556218">
          <w:rPr>
            <w:rFonts w:ascii="Times New Roman" w:eastAsia="Times New Roman" w:hAnsi="Times New Roman" w:cs="Times New Roman"/>
            <w:sz w:val="24"/>
            <w:szCs w:val="24"/>
          </w:rPr>
          <w:t xml:space="preserve">adult </w:t>
        </w:r>
      </w:ins>
      <w:r w:rsidRPr="00454EF1">
        <w:rPr>
          <w:rFonts w:ascii="Times New Roman" w:eastAsia="Times New Roman" w:hAnsi="Times New Roman" w:cs="Times New Roman"/>
          <w:sz w:val="24"/>
          <w:szCs w:val="24"/>
        </w:rPr>
        <w:t xml:space="preserve">ADHD, the </w:t>
      </w:r>
      <w:ins w:id="158" w:author="Luca Cocchi" w:date="2018-12-11T15:47:00Z">
        <w:r w:rsidR="006D317C">
          <w:rPr>
            <w:rFonts w:ascii="Times New Roman" w:eastAsia="Times New Roman" w:hAnsi="Times New Roman" w:cs="Times New Roman"/>
            <w:sz w:val="24"/>
            <w:szCs w:val="24"/>
          </w:rPr>
          <w:t xml:space="preserve">direct </w:t>
        </w:r>
      </w:ins>
      <w:del w:id="159" w:author="Luca Cocchi" w:date="2018-12-11T15:46:00Z">
        <w:r w:rsidRPr="00454EF1" w:rsidDel="006D317C">
          <w:rPr>
            <w:rFonts w:ascii="Times New Roman" w:eastAsia="Times New Roman" w:hAnsi="Times New Roman" w:cs="Times New Roman"/>
            <w:sz w:val="24"/>
            <w:szCs w:val="24"/>
          </w:rPr>
          <w:delText xml:space="preserve">direct </w:delText>
        </w:r>
      </w:del>
      <w:r w:rsidRPr="00454EF1">
        <w:rPr>
          <w:rFonts w:ascii="Times New Roman" w:eastAsia="Times New Roman" w:hAnsi="Times New Roman" w:cs="Times New Roman"/>
          <w:sz w:val="24"/>
          <w:szCs w:val="24"/>
        </w:rPr>
        <w:t>relationship between</w:t>
      </w:r>
      <w:ins w:id="160" w:author="Luca Cocchi" w:date="2018-12-11T15:04:00Z">
        <w:r w:rsidR="00556218">
          <w:rPr>
            <w:rFonts w:ascii="Times New Roman" w:eastAsia="Times New Roman" w:hAnsi="Times New Roman" w:cs="Times New Roman"/>
            <w:sz w:val="24"/>
            <w:szCs w:val="24"/>
          </w:rPr>
          <w:t xml:space="preserve"> these </w:t>
        </w:r>
        <w:del w:id="161" w:author="Luke H" w:date="2018-12-21T09:20:00Z">
          <w:r w:rsidR="00556218" w:rsidDel="00B55AAA">
            <w:rPr>
              <w:rFonts w:ascii="Times New Roman" w:eastAsia="Times New Roman" w:hAnsi="Times New Roman" w:cs="Times New Roman"/>
              <w:sz w:val="24"/>
              <w:szCs w:val="24"/>
            </w:rPr>
            <w:delText xml:space="preserve">alterations </w:delText>
          </w:r>
        </w:del>
      </w:ins>
      <w:ins w:id="162" w:author="Luke H" w:date="2018-12-21T09:20:00Z">
        <w:r w:rsidR="00B55AAA">
          <w:rPr>
            <w:rFonts w:ascii="Times New Roman" w:eastAsia="Times New Roman" w:hAnsi="Times New Roman" w:cs="Times New Roman"/>
            <w:sz w:val="24"/>
            <w:szCs w:val="24"/>
          </w:rPr>
          <w:t xml:space="preserve">aberrations </w:t>
        </w:r>
      </w:ins>
      <w:proofErr w:type="gramStart"/>
      <w:ins w:id="163" w:author="Luca Cocchi" w:date="2018-12-11T15:04:00Z">
        <w:r w:rsidR="00556218">
          <w:rPr>
            <w:rFonts w:ascii="Times New Roman" w:eastAsia="Times New Roman" w:hAnsi="Times New Roman" w:cs="Times New Roman"/>
            <w:sz w:val="24"/>
            <w:szCs w:val="24"/>
          </w:rPr>
          <w:t>remains</w:t>
        </w:r>
        <w:proofErr w:type="gramEnd"/>
        <w:r w:rsidR="00556218">
          <w:rPr>
            <w:rFonts w:ascii="Times New Roman" w:eastAsia="Times New Roman" w:hAnsi="Times New Roman" w:cs="Times New Roman"/>
            <w:sz w:val="24"/>
            <w:szCs w:val="24"/>
          </w:rPr>
          <w:t xml:space="preserve"> largely unexplored. </w:t>
        </w:r>
      </w:ins>
      <w:ins w:id="164" w:author="Luca Cocchi" w:date="2018-12-11T15:06:00Z">
        <w:r w:rsidR="00556218">
          <w:rPr>
            <w:rFonts w:ascii="Times New Roman" w:eastAsia="Times New Roman" w:hAnsi="Times New Roman" w:cs="Times New Roman"/>
            <w:sz w:val="24"/>
            <w:szCs w:val="24"/>
          </w:rPr>
          <w:t xml:space="preserve">Closing this knowledge gap is paramount to isolate </w:t>
        </w:r>
      </w:ins>
      <w:ins w:id="165" w:author="Luca Cocchi" w:date="2018-12-11T16:40:00Z">
        <w:r w:rsidR="004C3588">
          <w:rPr>
            <w:rFonts w:ascii="Times New Roman" w:eastAsia="Times New Roman" w:hAnsi="Times New Roman" w:cs="Times New Roman"/>
            <w:sz w:val="24"/>
            <w:szCs w:val="24"/>
          </w:rPr>
          <w:t xml:space="preserve">key </w:t>
        </w:r>
      </w:ins>
      <w:ins w:id="166" w:author="Luca Cocchi" w:date="2018-12-11T15:06:00Z">
        <w:r w:rsidR="00556218">
          <w:rPr>
            <w:rFonts w:ascii="Times New Roman" w:eastAsia="Times New Roman" w:hAnsi="Times New Roman" w:cs="Times New Roman"/>
            <w:sz w:val="24"/>
            <w:szCs w:val="24"/>
          </w:rPr>
          <w:t xml:space="preserve">neural factors contributing to the persistence of ADHD symptoms in adulthood. </w:t>
        </w:r>
      </w:ins>
      <w:del w:id="167" w:author="Luca Cocchi" w:date="2018-12-11T15:06:00Z">
        <w:r w:rsidRPr="00454EF1" w:rsidDel="00556218">
          <w:rPr>
            <w:rFonts w:ascii="Times New Roman" w:eastAsia="Times New Roman" w:hAnsi="Times New Roman" w:cs="Times New Roman"/>
            <w:sz w:val="24"/>
            <w:szCs w:val="24"/>
          </w:rPr>
          <w:delText xml:space="preserve"> </w:delText>
        </w:r>
      </w:del>
      <w:del w:id="168" w:author="Luca Cocchi" w:date="2018-12-11T15:04:00Z">
        <w:r w:rsidRPr="00454EF1" w:rsidDel="00556218">
          <w:rPr>
            <w:rFonts w:ascii="Times New Roman" w:eastAsia="Times New Roman" w:hAnsi="Times New Roman" w:cs="Times New Roman"/>
            <w:sz w:val="24"/>
            <w:szCs w:val="24"/>
          </w:rPr>
          <w:delText>structur</w:delText>
        </w:r>
        <w:r w:rsidR="009B636B" w:rsidDel="00556218">
          <w:rPr>
            <w:rFonts w:ascii="Times New Roman" w:eastAsia="Times New Roman" w:hAnsi="Times New Roman" w:cs="Times New Roman"/>
            <w:sz w:val="24"/>
            <w:szCs w:val="24"/>
          </w:rPr>
          <w:delText>e</w:delText>
        </w:r>
        <w:r w:rsidRPr="00454EF1" w:rsidDel="00556218">
          <w:rPr>
            <w:rFonts w:ascii="Times New Roman" w:eastAsia="Times New Roman" w:hAnsi="Times New Roman" w:cs="Times New Roman"/>
            <w:sz w:val="24"/>
            <w:szCs w:val="24"/>
          </w:rPr>
          <w:delText xml:space="preserve"> and function in ADHD has remained uncharted. </w:delText>
        </w:r>
      </w:del>
      <w:del w:id="169" w:author="Luca Cocchi" w:date="2018-12-11T15:05:00Z">
        <w:r w:rsidRPr="00454EF1" w:rsidDel="00556218">
          <w:rPr>
            <w:rFonts w:ascii="Times New Roman" w:eastAsia="Times New Roman" w:hAnsi="Times New Roman" w:cs="Times New Roman"/>
            <w:sz w:val="24"/>
            <w:szCs w:val="24"/>
          </w:rPr>
          <w:delText xml:space="preserve">Specifically, to our knowledge, only two recent studies </w:delText>
        </w:r>
        <w:r w:rsidR="003B2111" w:rsidDel="00556218">
          <w:rPr>
            <w:rFonts w:ascii="Times New Roman" w:eastAsia="Times New Roman" w:hAnsi="Times New Roman" w:cs="Times New Roman"/>
            <w:sz w:val="24"/>
            <w:szCs w:val="24"/>
          </w:rPr>
          <w:fldChar w:fldCharType="begin"/>
        </w:r>
        <w:r w:rsidR="003B2111" w:rsidDel="00556218">
          <w:rPr>
            <w:rFonts w:ascii="Times New Roman" w:eastAsia="Times New Roman" w:hAnsi="Times New Roman" w:cs="Times New Roman"/>
            <w:sz w:val="24"/>
            <w:szCs w:val="24"/>
          </w:rPr>
          <w:delInstrText xml:space="preserve"> HYPERLINK "https://www.zotero.org/google-docs/?6eFWVm" \h </w:delInstrText>
        </w:r>
        <w:r w:rsidR="003B2111" w:rsidDel="00556218">
          <w:rPr>
            <w:rFonts w:ascii="Times New Roman" w:eastAsia="Times New Roman" w:hAnsi="Times New Roman" w:cs="Times New Roman"/>
            <w:sz w:val="24"/>
            <w:szCs w:val="24"/>
          </w:rPr>
          <w:fldChar w:fldCharType="separate"/>
        </w:r>
        <w:r w:rsidRPr="00454EF1" w:rsidDel="00556218">
          <w:rPr>
            <w:rFonts w:ascii="Times New Roman" w:eastAsia="Times New Roman" w:hAnsi="Times New Roman" w:cs="Times New Roman"/>
            <w:sz w:val="24"/>
            <w:szCs w:val="24"/>
          </w:rPr>
          <w:delText>(Bos et al., 2017; Ray et al., 2014)</w:delText>
        </w:r>
        <w:r w:rsidR="003B2111" w:rsidDel="00556218">
          <w:rPr>
            <w:rFonts w:ascii="Times New Roman" w:eastAsia="Times New Roman" w:hAnsi="Times New Roman" w:cs="Times New Roman"/>
            <w:sz w:val="24"/>
            <w:szCs w:val="24"/>
          </w:rPr>
          <w:fldChar w:fldCharType="end"/>
        </w:r>
        <w:r w:rsidRPr="00454EF1" w:rsidDel="00556218">
          <w:rPr>
            <w:rFonts w:ascii="Times New Roman" w:eastAsia="Times New Roman" w:hAnsi="Times New Roman" w:cs="Times New Roman"/>
            <w:sz w:val="24"/>
            <w:szCs w:val="24"/>
          </w:rPr>
          <w:delText xml:space="preserve"> combined both modalities of resting-state fMRI and diffusion imag</w:delText>
        </w:r>
        <w:r w:rsidR="009B636B" w:rsidDel="00556218">
          <w:rPr>
            <w:rFonts w:ascii="Times New Roman" w:eastAsia="Times New Roman" w:hAnsi="Times New Roman" w:cs="Times New Roman"/>
            <w:sz w:val="24"/>
            <w:szCs w:val="24"/>
          </w:rPr>
          <w:delText>ing</w:delText>
        </w:r>
        <w:r w:rsidRPr="00454EF1" w:rsidDel="00556218">
          <w:rPr>
            <w:rFonts w:ascii="Times New Roman" w:eastAsia="Times New Roman" w:hAnsi="Times New Roman" w:cs="Times New Roman"/>
            <w:sz w:val="24"/>
            <w:szCs w:val="24"/>
          </w:rPr>
          <w:delText xml:space="preserve">, but in children with ADHD. </w:delText>
        </w:r>
      </w:del>
      <w:del w:id="170" w:author="Luca Cocchi" w:date="2018-12-11T15:20:00Z">
        <w:r w:rsidRPr="00454EF1" w:rsidDel="00EE777B">
          <w:rPr>
            <w:rFonts w:ascii="Times New Roman" w:eastAsia="Times New Roman" w:hAnsi="Times New Roman" w:cs="Times New Roman"/>
            <w:sz w:val="24"/>
            <w:szCs w:val="24"/>
          </w:rPr>
          <w:delText>Closing this knowledge gap is important because it has been established that the connectome play</w:delText>
        </w:r>
        <w:r w:rsidR="00802672" w:rsidDel="00EE777B">
          <w:rPr>
            <w:rFonts w:ascii="Times New Roman" w:eastAsia="Times New Roman" w:hAnsi="Times New Roman" w:cs="Times New Roman"/>
            <w:sz w:val="24"/>
            <w:szCs w:val="24"/>
          </w:rPr>
          <w:delText>s</w:delText>
        </w:r>
        <w:r w:rsidRPr="00454EF1" w:rsidDel="00EE777B">
          <w:rPr>
            <w:rFonts w:ascii="Times New Roman" w:eastAsia="Times New Roman" w:hAnsi="Times New Roman" w:cs="Times New Roman"/>
            <w:sz w:val="24"/>
            <w:szCs w:val="24"/>
          </w:rPr>
          <w:delText xml:space="preserve"> a fundamental role in constraining f</w:delText>
        </w:r>
      </w:del>
      <w:del w:id="171" w:author="Luca Cocchi" w:date="2018-12-11T16:40:00Z">
        <w:r w:rsidRPr="00454EF1" w:rsidDel="004C3588">
          <w:rPr>
            <w:rFonts w:ascii="Times New Roman" w:eastAsia="Times New Roman" w:hAnsi="Times New Roman" w:cs="Times New Roman"/>
            <w:sz w:val="24"/>
            <w:szCs w:val="24"/>
          </w:rPr>
          <w:delText xml:space="preserve">unctional dynamics </w:delText>
        </w:r>
        <w:r w:rsidR="003B2111" w:rsidDel="004C3588">
          <w:rPr>
            <w:rFonts w:ascii="Times New Roman" w:eastAsia="Times New Roman" w:hAnsi="Times New Roman" w:cs="Times New Roman"/>
            <w:sz w:val="24"/>
            <w:szCs w:val="24"/>
          </w:rPr>
          <w:fldChar w:fldCharType="begin"/>
        </w:r>
        <w:r w:rsidR="003B2111" w:rsidDel="004C3588">
          <w:rPr>
            <w:rFonts w:ascii="Times New Roman" w:eastAsia="Times New Roman" w:hAnsi="Times New Roman" w:cs="Times New Roman"/>
            <w:sz w:val="24"/>
            <w:szCs w:val="24"/>
          </w:rPr>
          <w:delInstrText xml:space="preserve"> HYPERLINK "https://www.zotero.org/google-docs/?dm8lEF" \h </w:delInstrText>
        </w:r>
        <w:r w:rsidR="003B2111" w:rsidDel="004C3588">
          <w:rPr>
            <w:rFonts w:ascii="Times New Roman" w:eastAsia="Times New Roman" w:hAnsi="Times New Roman" w:cs="Times New Roman"/>
            <w:sz w:val="24"/>
            <w:szCs w:val="24"/>
          </w:rPr>
          <w:fldChar w:fldCharType="separate"/>
        </w:r>
        <w:r w:rsidRPr="00454EF1" w:rsidDel="004C3588">
          <w:rPr>
            <w:rFonts w:ascii="Times New Roman" w:eastAsia="Times New Roman" w:hAnsi="Times New Roman" w:cs="Times New Roman"/>
            <w:sz w:val="24"/>
            <w:szCs w:val="24"/>
          </w:rPr>
          <w:delText>(Deco, Jirsa, &amp; McIntosh, 2011)</w:delText>
        </w:r>
        <w:r w:rsidR="003B2111" w:rsidDel="004C3588">
          <w:rPr>
            <w:rFonts w:ascii="Times New Roman" w:eastAsia="Times New Roman" w:hAnsi="Times New Roman" w:cs="Times New Roman"/>
            <w:sz w:val="24"/>
            <w:szCs w:val="24"/>
          </w:rPr>
          <w:fldChar w:fldCharType="end"/>
        </w:r>
        <w:r w:rsidRPr="00454EF1" w:rsidDel="004C3588">
          <w:rPr>
            <w:rFonts w:ascii="Times New Roman" w:eastAsia="Times New Roman" w:hAnsi="Times New Roman" w:cs="Times New Roman"/>
            <w:sz w:val="24"/>
            <w:szCs w:val="24"/>
          </w:rPr>
          <w:delText xml:space="preserve">. </w:delText>
        </w:r>
      </w:del>
      <w:del w:id="172" w:author="Luca Cocchi" w:date="2018-12-11T15:21:00Z">
        <w:r w:rsidRPr="00454EF1" w:rsidDel="00EE777B">
          <w:rPr>
            <w:rFonts w:ascii="Times New Roman" w:eastAsia="Times New Roman" w:hAnsi="Times New Roman" w:cs="Times New Roman"/>
            <w:sz w:val="24"/>
            <w:szCs w:val="24"/>
          </w:rPr>
          <w:delText xml:space="preserve">A lack of association between structural and functional connectivity may therefore point to core abnormalities in whole-brain neural dynamics. In keeping with this notion, altered structure-function coupling, i.e., associations between neuroimaging indices of structural and functional brain connectivity, has been found in schizophrenia </w:delText>
        </w:r>
        <w:r w:rsidR="003B2111" w:rsidDel="00EE777B">
          <w:rPr>
            <w:rFonts w:ascii="Times New Roman" w:eastAsia="Times New Roman" w:hAnsi="Times New Roman" w:cs="Times New Roman"/>
            <w:sz w:val="24"/>
            <w:szCs w:val="24"/>
          </w:rPr>
          <w:fldChar w:fldCharType="begin"/>
        </w:r>
        <w:r w:rsidR="003B2111" w:rsidDel="00EE777B">
          <w:rPr>
            <w:rFonts w:ascii="Times New Roman" w:eastAsia="Times New Roman" w:hAnsi="Times New Roman" w:cs="Times New Roman"/>
            <w:sz w:val="24"/>
            <w:szCs w:val="24"/>
          </w:rPr>
          <w:delInstrText xml:space="preserve"> HYPERLINK "https://www.zotero.org/google-docs/?8PLR0g" \h </w:delInstrText>
        </w:r>
        <w:r w:rsidR="003B2111" w:rsidDel="00EE777B">
          <w:rPr>
            <w:rFonts w:ascii="Times New Roman" w:eastAsia="Times New Roman" w:hAnsi="Times New Roman" w:cs="Times New Roman"/>
            <w:sz w:val="24"/>
            <w:szCs w:val="24"/>
          </w:rPr>
          <w:fldChar w:fldCharType="separate"/>
        </w:r>
        <w:r w:rsidRPr="00454EF1" w:rsidDel="00EE777B">
          <w:rPr>
            <w:rFonts w:ascii="Times New Roman" w:eastAsia="Times New Roman" w:hAnsi="Times New Roman" w:cs="Times New Roman"/>
            <w:sz w:val="24"/>
            <w:szCs w:val="24"/>
          </w:rPr>
          <w:delText>(Cocchi et al., 2014; Skudlarski et al., 2010; van den Heuvel et al., 2013)</w:delText>
        </w:r>
        <w:r w:rsidR="003B2111" w:rsidDel="00EE777B">
          <w:rPr>
            <w:rFonts w:ascii="Times New Roman" w:eastAsia="Times New Roman" w:hAnsi="Times New Roman" w:cs="Times New Roman"/>
            <w:sz w:val="24"/>
            <w:szCs w:val="24"/>
          </w:rPr>
          <w:fldChar w:fldCharType="end"/>
        </w:r>
        <w:r w:rsidRPr="00454EF1" w:rsidDel="00EE777B">
          <w:rPr>
            <w:rFonts w:ascii="Times New Roman" w:eastAsia="Times New Roman" w:hAnsi="Times New Roman" w:cs="Times New Roman"/>
            <w:sz w:val="24"/>
            <w:szCs w:val="24"/>
          </w:rPr>
          <w:delText xml:space="preserve">. </w:delText>
        </w:r>
      </w:del>
      <w:del w:id="173" w:author="Luca Cocchi" w:date="2018-12-11T15:22:00Z">
        <w:r w:rsidRPr="00454EF1" w:rsidDel="00EE777B">
          <w:rPr>
            <w:rFonts w:ascii="Times New Roman" w:eastAsia="Times New Roman" w:hAnsi="Times New Roman" w:cs="Times New Roman"/>
            <w:sz w:val="24"/>
            <w:szCs w:val="24"/>
          </w:rPr>
          <w:delText xml:space="preserve">Crucially, such dissociations seem to </w:delText>
        </w:r>
      </w:del>
      <w:del w:id="174" w:author="Luca Cocchi" w:date="2018-12-11T15:58:00Z">
        <w:r w:rsidRPr="00454EF1" w:rsidDel="00FB05B0">
          <w:rPr>
            <w:rFonts w:ascii="Times New Roman" w:eastAsia="Times New Roman" w:hAnsi="Times New Roman" w:cs="Times New Roman"/>
            <w:sz w:val="24"/>
            <w:szCs w:val="24"/>
          </w:rPr>
          <w:delText>be greater in c</w:delText>
        </w:r>
      </w:del>
      <w:del w:id="175" w:author="Luca Cocchi" w:date="2018-12-11T16:37:00Z">
        <w:r w:rsidRPr="00454EF1" w:rsidDel="004C3588">
          <w:rPr>
            <w:rFonts w:ascii="Times New Roman" w:eastAsia="Times New Roman" w:hAnsi="Times New Roman" w:cs="Times New Roman"/>
            <w:sz w:val="24"/>
            <w:szCs w:val="24"/>
          </w:rPr>
          <w:delText xml:space="preserve">onnections linking hub regions </w:delText>
        </w:r>
        <w:r w:rsidR="003B2111" w:rsidDel="004C3588">
          <w:rPr>
            <w:rFonts w:ascii="Times New Roman" w:eastAsia="Times New Roman" w:hAnsi="Times New Roman" w:cs="Times New Roman"/>
            <w:sz w:val="24"/>
            <w:szCs w:val="24"/>
          </w:rPr>
          <w:fldChar w:fldCharType="begin"/>
        </w:r>
        <w:r w:rsidR="003B2111" w:rsidDel="004C3588">
          <w:rPr>
            <w:rFonts w:ascii="Times New Roman" w:eastAsia="Times New Roman" w:hAnsi="Times New Roman" w:cs="Times New Roman"/>
            <w:sz w:val="24"/>
            <w:szCs w:val="24"/>
          </w:rPr>
          <w:delInstrText xml:space="preserve"> HYPERLINK "https://www.zotero.org/google-docs/?t0IWoy" \h </w:delInstrText>
        </w:r>
        <w:r w:rsidR="003B2111" w:rsidDel="004C3588">
          <w:rPr>
            <w:rFonts w:ascii="Times New Roman" w:eastAsia="Times New Roman" w:hAnsi="Times New Roman" w:cs="Times New Roman"/>
            <w:sz w:val="24"/>
            <w:szCs w:val="24"/>
          </w:rPr>
          <w:fldChar w:fldCharType="separate"/>
        </w:r>
        <w:r w:rsidRPr="00454EF1" w:rsidDel="004C3588">
          <w:rPr>
            <w:rFonts w:ascii="Times New Roman" w:eastAsia="Times New Roman" w:hAnsi="Times New Roman" w:cs="Times New Roman"/>
            <w:sz w:val="24"/>
            <w:szCs w:val="24"/>
          </w:rPr>
          <w:delText>(van den Heuvel et al., 2013)</w:delText>
        </w:r>
        <w:r w:rsidR="003B2111" w:rsidDel="004C3588">
          <w:rPr>
            <w:rFonts w:ascii="Times New Roman" w:eastAsia="Times New Roman" w:hAnsi="Times New Roman" w:cs="Times New Roman"/>
            <w:sz w:val="24"/>
            <w:szCs w:val="24"/>
          </w:rPr>
          <w:fldChar w:fldCharType="end"/>
        </w:r>
        <w:r w:rsidRPr="00454EF1" w:rsidDel="004C3588">
          <w:rPr>
            <w:rFonts w:ascii="Times New Roman" w:eastAsia="Times New Roman" w:hAnsi="Times New Roman" w:cs="Times New Roman"/>
            <w:sz w:val="24"/>
            <w:szCs w:val="24"/>
          </w:rPr>
          <w:delText xml:space="preserve">, supporting the general notion that </w:delText>
        </w:r>
      </w:del>
      <w:del w:id="176" w:author="Luca Cocchi" w:date="2018-12-11T15:59:00Z">
        <w:r w:rsidRPr="00454EF1" w:rsidDel="00FB05B0">
          <w:rPr>
            <w:rFonts w:ascii="Times New Roman" w:eastAsia="Times New Roman" w:hAnsi="Times New Roman" w:cs="Times New Roman"/>
            <w:sz w:val="24"/>
            <w:szCs w:val="24"/>
          </w:rPr>
          <w:delText xml:space="preserve">psychiatric </w:delText>
        </w:r>
      </w:del>
      <w:del w:id="177" w:author="Luca Cocchi" w:date="2018-12-11T15:23:00Z">
        <w:r w:rsidRPr="00454EF1" w:rsidDel="00EE777B">
          <w:rPr>
            <w:rFonts w:ascii="Times New Roman" w:eastAsia="Times New Roman" w:hAnsi="Times New Roman" w:cs="Times New Roman"/>
            <w:sz w:val="24"/>
            <w:szCs w:val="24"/>
          </w:rPr>
          <w:delText>conditions are primarily pathologies</w:delText>
        </w:r>
      </w:del>
      <w:del w:id="178" w:author="Luca Cocchi" w:date="2018-12-11T16:37:00Z">
        <w:r w:rsidRPr="00454EF1" w:rsidDel="004C3588">
          <w:rPr>
            <w:rFonts w:ascii="Times New Roman" w:eastAsia="Times New Roman" w:hAnsi="Times New Roman" w:cs="Times New Roman"/>
            <w:sz w:val="24"/>
            <w:szCs w:val="24"/>
          </w:rPr>
          <w:delText xml:space="preserve"> </w:delText>
        </w:r>
      </w:del>
      <w:commentRangeStart w:id="179"/>
      <w:del w:id="180" w:author="Luca Cocchi" w:date="2018-12-11T15:23:00Z">
        <w:r w:rsidRPr="00454EF1" w:rsidDel="00EE777B">
          <w:rPr>
            <w:rFonts w:ascii="Times New Roman" w:eastAsia="Times New Roman" w:hAnsi="Times New Roman" w:cs="Times New Roman"/>
            <w:sz w:val="24"/>
            <w:szCs w:val="24"/>
          </w:rPr>
          <w:delText xml:space="preserve">of brain hubs </w:delText>
        </w:r>
      </w:del>
      <w:del w:id="181" w:author="Luca Cocchi" w:date="2018-12-11T16:37:00Z">
        <w:r w:rsidR="003B2111" w:rsidDel="004C3588">
          <w:rPr>
            <w:rFonts w:ascii="Times New Roman" w:eastAsia="Times New Roman" w:hAnsi="Times New Roman" w:cs="Times New Roman"/>
            <w:sz w:val="24"/>
            <w:szCs w:val="24"/>
          </w:rPr>
          <w:fldChar w:fldCharType="begin"/>
        </w:r>
        <w:r w:rsidR="003B2111" w:rsidDel="004C3588">
          <w:rPr>
            <w:rFonts w:ascii="Times New Roman" w:eastAsia="Times New Roman" w:hAnsi="Times New Roman" w:cs="Times New Roman"/>
            <w:sz w:val="24"/>
            <w:szCs w:val="24"/>
          </w:rPr>
          <w:delInstrText xml:space="preserve"> HYPERLINK "https://www.zotero.org/google-docs/?Rub6A4" \h </w:delInstrText>
        </w:r>
        <w:r w:rsidR="003B2111" w:rsidDel="004C3588">
          <w:rPr>
            <w:rFonts w:ascii="Times New Roman" w:eastAsia="Times New Roman" w:hAnsi="Times New Roman" w:cs="Times New Roman"/>
            <w:sz w:val="24"/>
            <w:szCs w:val="24"/>
          </w:rPr>
          <w:fldChar w:fldCharType="separate"/>
        </w:r>
        <w:r w:rsidRPr="00454EF1" w:rsidDel="004C3588">
          <w:rPr>
            <w:rFonts w:ascii="Times New Roman" w:eastAsia="Times New Roman" w:hAnsi="Times New Roman" w:cs="Times New Roman"/>
            <w:sz w:val="24"/>
            <w:szCs w:val="24"/>
          </w:rPr>
          <w:delText>(Crossley et al., 2014; de Lange et al., 2018)</w:delText>
        </w:r>
        <w:r w:rsidR="003B2111" w:rsidDel="004C3588">
          <w:rPr>
            <w:rFonts w:ascii="Times New Roman" w:eastAsia="Times New Roman" w:hAnsi="Times New Roman" w:cs="Times New Roman"/>
            <w:sz w:val="24"/>
            <w:szCs w:val="24"/>
          </w:rPr>
          <w:fldChar w:fldCharType="end"/>
        </w:r>
        <w:commentRangeEnd w:id="179"/>
        <w:r w:rsidR="00EE777B" w:rsidDel="004C3588">
          <w:rPr>
            <w:rStyle w:val="CommentReference"/>
          </w:rPr>
          <w:commentReference w:id="179"/>
        </w:r>
        <w:r w:rsidRPr="00454EF1" w:rsidDel="004C3588">
          <w:rPr>
            <w:rFonts w:ascii="Times New Roman" w:eastAsia="Times New Roman" w:hAnsi="Times New Roman" w:cs="Times New Roman"/>
            <w:sz w:val="24"/>
            <w:szCs w:val="24"/>
          </w:rPr>
          <w:delText>.</w:delText>
        </w:r>
      </w:del>
    </w:p>
    <w:p w14:paraId="04469F70" w14:textId="1547728F" w:rsidR="002B5B68" w:rsidRPr="00454EF1" w:rsidDel="004C3588" w:rsidRDefault="002B5B68">
      <w:pPr>
        <w:contextualSpacing w:val="0"/>
        <w:jc w:val="both"/>
        <w:rPr>
          <w:del w:id="182" w:author="Luca Cocchi" w:date="2018-12-11T16:37:00Z"/>
          <w:rFonts w:ascii="Times New Roman" w:eastAsia="Times New Roman" w:hAnsi="Times New Roman" w:cs="Times New Roman"/>
          <w:sz w:val="24"/>
          <w:szCs w:val="24"/>
        </w:rPr>
      </w:pPr>
    </w:p>
    <w:p w14:paraId="384B5480" w14:textId="2E602A6A" w:rsidR="005A28C5" w:rsidRDefault="00454EF1">
      <w:pPr>
        <w:contextualSpacing w:val="0"/>
        <w:jc w:val="both"/>
        <w:rPr>
          <w:ins w:id="183" w:author="Luca Cocchi" w:date="2018-12-11T16:09:00Z"/>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Here, we used state-of-the-art multi-echo resting-state fMRI and diffusion spectrum imaging (DSI) to investigate possible changes in whole-brain function-structure coupling in a </w:t>
      </w:r>
      <w:ins w:id="184" w:author="Luca Cocchi" w:date="2018-12-11T16:09:00Z">
        <w:r w:rsidR="005A28C5">
          <w:rPr>
            <w:rFonts w:ascii="Times New Roman" w:eastAsia="Times New Roman" w:hAnsi="Times New Roman" w:cs="Times New Roman"/>
            <w:sz w:val="24"/>
            <w:szCs w:val="24"/>
          </w:rPr>
          <w:t xml:space="preserve">large </w:t>
        </w:r>
      </w:ins>
      <w:r w:rsidRPr="00454EF1">
        <w:rPr>
          <w:rFonts w:ascii="Times New Roman" w:eastAsia="Times New Roman" w:hAnsi="Times New Roman" w:cs="Times New Roman"/>
          <w:sz w:val="24"/>
          <w:szCs w:val="24"/>
        </w:rPr>
        <w:t xml:space="preserve">sample of </w:t>
      </w:r>
      <w:ins w:id="185" w:author="Luca Cocchi" w:date="2018-12-11T16:40:00Z">
        <w:r w:rsidR="004C3588">
          <w:rPr>
            <w:rFonts w:ascii="Times New Roman" w:eastAsia="Times New Roman" w:hAnsi="Times New Roman" w:cs="Times New Roman"/>
            <w:sz w:val="24"/>
            <w:szCs w:val="24"/>
          </w:rPr>
          <w:t xml:space="preserve">well characterised </w:t>
        </w:r>
      </w:ins>
      <w:r w:rsidRPr="00454EF1">
        <w:rPr>
          <w:rFonts w:ascii="Times New Roman" w:eastAsia="Times New Roman" w:hAnsi="Times New Roman" w:cs="Times New Roman"/>
          <w:sz w:val="24"/>
          <w:szCs w:val="24"/>
        </w:rPr>
        <w:t>medication-naïve adults with ADHD</w:t>
      </w:r>
      <w:ins w:id="186" w:author="Luca Cocchi" w:date="2018-12-11T16:40:00Z">
        <w:r w:rsidR="004C3588">
          <w:rPr>
            <w:rFonts w:ascii="Times New Roman" w:eastAsia="Times New Roman" w:hAnsi="Times New Roman" w:cs="Times New Roman"/>
            <w:sz w:val="24"/>
            <w:szCs w:val="24"/>
          </w:rPr>
          <w:t xml:space="preserve"> and matched healthy controls</w:t>
        </w:r>
      </w:ins>
      <w:r w:rsidRPr="00454EF1">
        <w:rPr>
          <w:rFonts w:ascii="Times New Roman" w:eastAsia="Times New Roman" w:hAnsi="Times New Roman" w:cs="Times New Roman"/>
          <w:sz w:val="24"/>
          <w:szCs w:val="24"/>
        </w:rPr>
        <w:t xml:space="preserve"> </w:t>
      </w:r>
      <w:hyperlink r:id="rId18">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w:t>
      </w:r>
      <w:ins w:id="187" w:author="Luca Cocchi" w:date="2018-12-11T16:11:00Z">
        <w:r w:rsidR="005A28C5">
          <w:rPr>
            <w:rFonts w:ascii="Times New Roman" w:eastAsia="Times New Roman" w:hAnsi="Times New Roman" w:cs="Times New Roman"/>
            <w:sz w:val="24"/>
            <w:szCs w:val="24"/>
          </w:rPr>
          <w:t xml:space="preserve">Based on previous findings, </w:t>
        </w:r>
      </w:ins>
      <w:ins w:id="188" w:author="Luca Cocchi" w:date="2018-12-11T16:42:00Z">
        <w:r w:rsidR="004C3588">
          <w:rPr>
            <w:rFonts w:ascii="Times New Roman" w:eastAsia="Times New Roman" w:hAnsi="Times New Roman" w:cs="Times New Roman"/>
            <w:sz w:val="24"/>
            <w:szCs w:val="24"/>
          </w:rPr>
          <w:t xml:space="preserve">in ADHD </w:t>
        </w:r>
      </w:ins>
      <w:ins w:id="189" w:author="Luca Cocchi" w:date="2018-12-11T16:11:00Z">
        <w:r w:rsidR="005A28C5">
          <w:rPr>
            <w:rFonts w:ascii="Times New Roman" w:eastAsia="Times New Roman" w:hAnsi="Times New Roman" w:cs="Times New Roman"/>
            <w:sz w:val="24"/>
            <w:szCs w:val="24"/>
          </w:rPr>
          <w:t>we</w:t>
        </w:r>
      </w:ins>
      <w:ins w:id="190" w:author="Luca Cocchi" w:date="2018-12-11T16:09:00Z">
        <w:r w:rsidR="005A28C5">
          <w:rPr>
            <w:rFonts w:ascii="Times New Roman" w:eastAsia="Times New Roman" w:hAnsi="Times New Roman" w:cs="Times New Roman"/>
            <w:sz w:val="24"/>
            <w:szCs w:val="24"/>
          </w:rPr>
          <w:t xml:space="preserve"> expect</w:t>
        </w:r>
      </w:ins>
      <w:ins w:id="191" w:author="Luke H" w:date="2018-12-21T09:21:00Z">
        <w:r w:rsidR="00B008E7">
          <w:rPr>
            <w:rFonts w:ascii="Times New Roman" w:eastAsia="Times New Roman" w:hAnsi="Times New Roman" w:cs="Times New Roman"/>
            <w:sz w:val="24"/>
            <w:szCs w:val="24"/>
          </w:rPr>
          <w:t>ed</w:t>
        </w:r>
      </w:ins>
      <w:ins w:id="192" w:author="Luca Cocchi" w:date="2018-12-11T16:09:00Z">
        <w:r w:rsidR="005A28C5">
          <w:rPr>
            <w:rFonts w:ascii="Times New Roman" w:eastAsia="Times New Roman" w:hAnsi="Times New Roman" w:cs="Times New Roman"/>
            <w:sz w:val="24"/>
            <w:szCs w:val="24"/>
          </w:rPr>
          <w:t xml:space="preserve"> greater </w:t>
        </w:r>
      </w:ins>
      <w:ins w:id="193" w:author="Luca Cocchi" w:date="2018-12-11T16:10:00Z">
        <w:r w:rsidR="005A28C5">
          <w:rPr>
            <w:rFonts w:ascii="Times New Roman" w:eastAsia="Times New Roman" w:hAnsi="Times New Roman" w:cs="Times New Roman"/>
            <w:sz w:val="24"/>
            <w:szCs w:val="24"/>
          </w:rPr>
          <w:t>departures</w:t>
        </w:r>
      </w:ins>
      <w:ins w:id="194" w:author="Luca Cocchi" w:date="2018-12-11T16:09:00Z">
        <w:r w:rsidR="005A28C5">
          <w:rPr>
            <w:rFonts w:ascii="Times New Roman" w:eastAsia="Times New Roman" w:hAnsi="Times New Roman" w:cs="Times New Roman"/>
            <w:sz w:val="24"/>
            <w:szCs w:val="24"/>
          </w:rPr>
          <w:t xml:space="preserve"> from </w:t>
        </w:r>
      </w:ins>
      <w:ins w:id="195" w:author="Luca Cocchi" w:date="2018-12-11T16:15:00Z">
        <w:r w:rsidR="005A28C5">
          <w:rPr>
            <w:rFonts w:ascii="Times New Roman" w:eastAsia="Times New Roman" w:hAnsi="Times New Roman" w:cs="Times New Roman"/>
            <w:sz w:val="24"/>
            <w:szCs w:val="24"/>
          </w:rPr>
          <w:t>a</w:t>
        </w:r>
      </w:ins>
      <w:ins w:id="196" w:author="Luca Cocchi" w:date="2018-12-11T16:11:00Z">
        <w:r w:rsidR="005A28C5">
          <w:rPr>
            <w:rFonts w:ascii="Times New Roman" w:eastAsia="Times New Roman" w:hAnsi="Times New Roman" w:cs="Times New Roman"/>
            <w:sz w:val="24"/>
            <w:szCs w:val="24"/>
          </w:rPr>
          <w:t xml:space="preserve"> </w:t>
        </w:r>
      </w:ins>
      <w:ins w:id="197" w:author="Luca Cocchi" w:date="2018-12-11T16:10:00Z">
        <w:r w:rsidR="005A28C5">
          <w:rPr>
            <w:rFonts w:ascii="Times New Roman" w:eastAsia="Times New Roman" w:hAnsi="Times New Roman" w:cs="Times New Roman"/>
            <w:sz w:val="24"/>
            <w:szCs w:val="24"/>
          </w:rPr>
          <w:t>healthy structure</w:t>
        </w:r>
      </w:ins>
      <w:ins w:id="198" w:author="Luca Cocchi" w:date="2018-12-11T16:09:00Z">
        <w:r w:rsidR="005A28C5">
          <w:rPr>
            <w:rFonts w:ascii="Times New Roman" w:eastAsia="Times New Roman" w:hAnsi="Times New Roman" w:cs="Times New Roman"/>
            <w:sz w:val="24"/>
            <w:szCs w:val="24"/>
          </w:rPr>
          <w:t>-function association in</w:t>
        </w:r>
      </w:ins>
      <w:ins w:id="199" w:author="Luca Cocchi" w:date="2018-12-11T16:11:00Z">
        <w:r w:rsidR="005A28C5">
          <w:rPr>
            <w:rFonts w:ascii="Times New Roman" w:eastAsia="Times New Roman" w:hAnsi="Times New Roman" w:cs="Times New Roman"/>
            <w:sz w:val="24"/>
            <w:szCs w:val="24"/>
          </w:rPr>
          <w:t xml:space="preserve"> </w:t>
        </w:r>
      </w:ins>
      <w:ins w:id="200" w:author="Luke H" w:date="2018-12-21T09:22:00Z">
        <w:r w:rsidR="00B008E7">
          <w:rPr>
            <w:rFonts w:ascii="Times New Roman" w:eastAsia="Times New Roman" w:hAnsi="Times New Roman" w:cs="Times New Roman"/>
            <w:sz w:val="24"/>
            <w:szCs w:val="24"/>
          </w:rPr>
          <w:t>so-called hub brain connections</w:t>
        </w:r>
      </w:ins>
      <w:ins w:id="201" w:author="Luke H" w:date="2018-12-21T09:23:00Z">
        <w:r w:rsidR="00B008E7">
          <w:rPr>
            <w:rFonts w:ascii="Times New Roman" w:eastAsia="Times New Roman" w:hAnsi="Times New Roman" w:cs="Times New Roman"/>
            <w:sz w:val="24"/>
            <w:szCs w:val="24"/>
          </w:rPr>
          <w:t xml:space="preserve"> (Crossley et al</w:t>
        </w:r>
      </w:ins>
      <w:ins w:id="202" w:author="Luke H" w:date="2018-12-21T09:25:00Z">
        <w:r w:rsidR="00B008E7">
          <w:rPr>
            <w:rFonts w:ascii="Times New Roman" w:eastAsia="Times New Roman" w:hAnsi="Times New Roman" w:cs="Times New Roman"/>
            <w:sz w:val="24"/>
            <w:szCs w:val="24"/>
          </w:rPr>
          <w:t xml:space="preserve">, van den </w:t>
        </w:r>
        <w:proofErr w:type="spellStart"/>
        <w:r w:rsidR="00B008E7">
          <w:rPr>
            <w:rFonts w:ascii="Times New Roman" w:eastAsia="Times New Roman" w:hAnsi="Times New Roman" w:cs="Times New Roman"/>
            <w:sz w:val="24"/>
            <w:szCs w:val="24"/>
          </w:rPr>
          <w:t>Heuval</w:t>
        </w:r>
      </w:ins>
      <w:proofErr w:type="spellEnd"/>
      <w:ins w:id="203" w:author="Luke H" w:date="2018-12-21T09:23:00Z">
        <w:r w:rsidR="00B008E7">
          <w:rPr>
            <w:rFonts w:ascii="Times New Roman" w:eastAsia="Times New Roman" w:hAnsi="Times New Roman" w:cs="Times New Roman"/>
            <w:sz w:val="24"/>
            <w:szCs w:val="24"/>
          </w:rPr>
          <w:t>)</w:t>
        </w:r>
      </w:ins>
      <w:ins w:id="204" w:author="Luke H" w:date="2018-12-21T09:22:00Z">
        <w:r w:rsidR="00B008E7">
          <w:rPr>
            <w:rFonts w:ascii="Times New Roman" w:eastAsia="Times New Roman" w:hAnsi="Times New Roman" w:cs="Times New Roman"/>
            <w:sz w:val="24"/>
            <w:szCs w:val="24"/>
          </w:rPr>
          <w:t>.</w:t>
        </w:r>
      </w:ins>
      <w:ins w:id="205" w:author="Luke H" w:date="2018-12-21T09:24:00Z">
        <w:r w:rsidR="00B008E7">
          <w:rPr>
            <w:rFonts w:ascii="Times New Roman" w:eastAsia="Times New Roman" w:hAnsi="Times New Roman" w:cs="Times New Roman"/>
            <w:sz w:val="24"/>
            <w:szCs w:val="24"/>
          </w:rPr>
          <w:t xml:space="preserve"> </w:t>
        </w:r>
      </w:ins>
      <w:ins w:id="206" w:author="Luke H" w:date="2018-12-21T09:23:00Z">
        <w:r w:rsidR="00B008E7">
          <w:rPr>
            <w:rFonts w:ascii="Times New Roman" w:eastAsia="Times New Roman" w:hAnsi="Times New Roman" w:cs="Times New Roman"/>
            <w:sz w:val="24"/>
            <w:szCs w:val="24"/>
          </w:rPr>
          <w:t>Moreover, when examined</w:t>
        </w:r>
      </w:ins>
      <w:ins w:id="207" w:author="Luke H" w:date="2018-12-21T09:24:00Z">
        <w:r w:rsidR="00B008E7">
          <w:rPr>
            <w:rFonts w:ascii="Times New Roman" w:eastAsia="Times New Roman" w:hAnsi="Times New Roman" w:cs="Times New Roman"/>
            <w:sz w:val="24"/>
            <w:szCs w:val="24"/>
          </w:rPr>
          <w:t>,</w:t>
        </w:r>
      </w:ins>
      <w:ins w:id="208" w:author="Luke H" w:date="2018-12-21T09:23:00Z">
        <w:r w:rsidR="00B008E7">
          <w:rPr>
            <w:rFonts w:ascii="Times New Roman" w:eastAsia="Times New Roman" w:hAnsi="Times New Roman" w:cs="Times New Roman"/>
            <w:sz w:val="24"/>
            <w:szCs w:val="24"/>
          </w:rPr>
          <w:t xml:space="preserve"> we expected </w:t>
        </w:r>
      </w:ins>
      <w:ins w:id="209" w:author="Luke H" w:date="2018-12-21T09:24:00Z">
        <w:r w:rsidR="00B008E7">
          <w:rPr>
            <w:rFonts w:ascii="Times New Roman" w:eastAsia="Times New Roman" w:hAnsi="Times New Roman" w:cs="Times New Roman"/>
            <w:sz w:val="24"/>
            <w:szCs w:val="24"/>
          </w:rPr>
          <w:t xml:space="preserve">that </w:t>
        </w:r>
      </w:ins>
      <w:ins w:id="210" w:author="Luca Cocchi" w:date="2018-12-11T16:11:00Z">
        <w:r w:rsidR="005A28C5">
          <w:rPr>
            <w:rFonts w:ascii="Times New Roman" w:eastAsia="Times New Roman" w:hAnsi="Times New Roman" w:cs="Times New Roman"/>
            <w:sz w:val="24"/>
            <w:szCs w:val="24"/>
          </w:rPr>
          <w:t>connections linking control and default mode brain regions</w:t>
        </w:r>
      </w:ins>
      <w:ins w:id="211" w:author="Luke H" w:date="2018-12-21T09:24:00Z">
        <w:r w:rsidR="00B008E7">
          <w:rPr>
            <w:rFonts w:ascii="Times New Roman" w:eastAsia="Times New Roman" w:hAnsi="Times New Roman" w:cs="Times New Roman"/>
            <w:sz w:val="24"/>
            <w:szCs w:val="24"/>
          </w:rPr>
          <w:t xml:space="preserve"> would explain this effect</w:t>
        </w:r>
      </w:ins>
      <w:ins w:id="212" w:author="Luca Cocchi" w:date="2018-12-11T16:11:00Z">
        <w:r w:rsidR="005A28C5">
          <w:rPr>
            <w:rFonts w:ascii="Times New Roman" w:eastAsia="Times New Roman" w:hAnsi="Times New Roman" w:cs="Times New Roman"/>
            <w:sz w:val="24"/>
            <w:szCs w:val="24"/>
          </w:rPr>
          <w:t xml:space="preserve">. </w:t>
        </w:r>
      </w:ins>
      <w:ins w:id="213" w:author="Luke H" w:date="2018-12-21T09:24:00Z">
        <w:r w:rsidR="00B008E7">
          <w:rPr>
            <w:rFonts w:ascii="Times New Roman" w:eastAsia="Times New Roman" w:hAnsi="Times New Roman" w:cs="Times New Roman"/>
            <w:sz w:val="24"/>
            <w:szCs w:val="24"/>
          </w:rPr>
          <w:lastRenderedPageBreak/>
          <w:t xml:space="preserve">Finally, we speculated that </w:t>
        </w:r>
      </w:ins>
      <w:ins w:id="214" w:author="Luke H" w:date="2018-12-21T09:25:00Z">
        <w:r w:rsidR="00B008E7">
          <w:rPr>
            <w:rFonts w:ascii="Times New Roman" w:eastAsia="Times New Roman" w:hAnsi="Times New Roman" w:cs="Times New Roman"/>
            <w:sz w:val="24"/>
            <w:szCs w:val="24"/>
          </w:rPr>
          <w:t xml:space="preserve">differences in structure-function coupling would </w:t>
        </w:r>
      </w:ins>
      <w:ins w:id="215" w:author="Luca Cocchi" w:date="2018-12-11T16:11:00Z">
        <w:del w:id="216" w:author="Luke H" w:date="2018-12-21T09:25:00Z">
          <w:r w:rsidR="005A28C5" w:rsidDel="00B008E7">
            <w:rPr>
              <w:rFonts w:ascii="Times New Roman" w:eastAsia="Times New Roman" w:hAnsi="Times New Roman" w:cs="Times New Roman"/>
              <w:sz w:val="24"/>
              <w:szCs w:val="24"/>
            </w:rPr>
            <w:delText xml:space="preserve">Specifically, </w:delText>
          </w:r>
        </w:del>
      </w:ins>
      <w:ins w:id="217" w:author="Luca Cocchi" w:date="2018-12-11T16:42:00Z">
        <w:del w:id="218" w:author="Luke H" w:date="2018-12-21T09:25:00Z">
          <w:r w:rsidR="004C3588" w:rsidDel="00B008E7">
            <w:rPr>
              <w:rFonts w:ascii="Times New Roman" w:eastAsia="Times New Roman" w:hAnsi="Times New Roman" w:cs="Times New Roman"/>
              <w:sz w:val="24"/>
              <w:szCs w:val="24"/>
            </w:rPr>
            <w:delText xml:space="preserve">function-structure </w:delText>
          </w:r>
        </w:del>
      </w:ins>
      <w:ins w:id="219" w:author="Luca Cocchi" w:date="2018-12-11T16:41:00Z">
        <w:del w:id="220" w:author="Luke H" w:date="2018-12-21T09:25:00Z">
          <w:r w:rsidR="004C3588" w:rsidDel="00B008E7">
            <w:rPr>
              <w:rFonts w:ascii="Times New Roman" w:eastAsia="Times New Roman" w:hAnsi="Times New Roman" w:cs="Times New Roman"/>
              <w:sz w:val="24"/>
              <w:szCs w:val="24"/>
            </w:rPr>
            <w:delText>deficits</w:delText>
          </w:r>
        </w:del>
      </w:ins>
      <w:ins w:id="221" w:author="Luca Cocchi" w:date="2018-12-11T16:11:00Z">
        <w:del w:id="222" w:author="Luke H" w:date="2018-12-21T09:25:00Z">
          <w:r w:rsidR="005A28C5" w:rsidDel="00B008E7">
            <w:rPr>
              <w:rFonts w:ascii="Times New Roman" w:eastAsia="Times New Roman" w:hAnsi="Times New Roman" w:cs="Times New Roman"/>
              <w:sz w:val="24"/>
              <w:szCs w:val="24"/>
            </w:rPr>
            <w:delText xml:space="preserve"> </w:delText>
          </w:r>
          <w:r w:rsidR="004C3588" w:rsidDel="00B008E7">
            <w:rPr>
              <w:rFonts w:ascii="Times New Roman" w:eastAsia="Times New Roman" w:hAnsi="Times New Roman" w:cs="Times New Roman"/>
              <w:sz w:val="24"/>
              <w:szCs w:val="24"/>
            </w:rPr>
            <w:delText>are</w:delText>
          </w:r>
          <w:r w:rsidR="005A28C5" w:rsidDel="00B008E7">
            <w:rPr>
              <w:rFonts w:ascii="Times New Roman" w:eastAsia="Times New Roman" w:hAnsi="Times New Roman" w:cs="Times New Roman"/>
              <w:sz w:val="24"/>
              <w:szCs w:val="24"/>
            </w:rPr>
            <w:delText xml:space="preserve"> expected to </w:delText>
          </w:r>
        </w:del>
      </w:ins>
      <w:ins w:id="223" w:author="Luca Cocchi" w:date="2018-12-11T16:43:00Z">
        <w:del w:id="224" w:author="Luke H" w:date="2018-12-21T09:25:00Z">
          <w:r w:rsidR="004C3588" w:rsidDel="00B008E7">
            <w:rPr>
              <w:rFonts w:ascii="Times New Roman" w:eastAsia="Times New Roman" w:hAnsi="Times New Roman" w:cs="Times New Roman"/>
              <w:sz w:val="24"/>
              <w:szCs w:val="24"/>
            </w:rPr>
            <w:delText xml:space="preserve">occur in connections </w:delText>
          </w:r>
        </w:del>
      </w:ins>
      <w:ins w:id="225" w:author="Luca Cocchi" w:date="2018-12-11T16:11:00Z">
        <w:del w:id="226" w:author="Luke H" w:date="2018-12-21T09:25:00Z">
          <w:r w:rsidR="004C3588" w:rsidDel="00B008E7">
            <w:rPr>
              <w:rFonts w:ascii="Times New Roman" w:eastAsia="Times New Roman" w:hAnsi="Times New Roman" w:cs="Times New Roman"/>
              <w:sz w:val="24"/>
              <w:szCs w:val="24"/>
            </w:rPr>
            <w:delText>involving</w:delText>
          </w:r>
          <w:r w:rsidR="005A28C5" w:rsidDel="00B008E7">
            <w:rPr>
              <w:rFonts w:ascii="Times New Roman" w:eastAsia="Times New Roman" w:hAnsi="Times New Roman" w:cs="Times New Roman"/>
              <w:sz w:val="24"/>
              <w:szCs w:val="24"/>
            </w:rPr>
            <w:delText xml:space="preserve"> hub regions and </w:delText>
          </w:r>
        </w:del>
        <w:r w:rsidR="005A28C5">
          <w:rPr>
            <w:rFonts w:ascii="Times New Roman" w:eastAsia="Times New Roman" w:hAnsi="Times New Roman" w:cs="Times New Roman"/>
            <w:sz w:val="24"/>
            <w:szCs w:val="24"/>
          </w:rPr>
          <w:t xml:space="preserve">correlate with ADHD symptoms.  </w:t>
        </w:r>
      </w:ins>
      <w:ins w:id="227" w:author="Luca Cocchi" w:date="2018-12-11T16:09:00Z">
        <w:r w:rsidR="005A28C5">
          <w:rPr>
            <w:rFonts w:ascii="Times New Roman" w:eastAsia="Times New Roman" w:hAnsi="Times New Roman" w:cs="Times New Roman"/>
            <w:sz w:val="24"/>
            <w:szCs w:val="24"/>
          </w:rPr>
          <w:t xml:space="preserve"> </w:t>
        </w:r>
      </w:ins>
    </w:p>
    <w:p w14:paraId="025AE008" w14:textId="3D307886" w:rsidR="005E5FFE" w:rsidRDefault="005E5FFE">
      <w:pPr>
        <w:contextualSpacing w:val="0"/>
        <w:jc w:val="both"/>
        <w:rPr>
          <w:ins w:id="228" w:author="Luca Cocchi" w:date="2018-12-11T17:56:00Z"/>
          <w:rFonts w:ascii="Times New Roman" w:eastAsia="Times New Roman" w:hAnsi="Times New Roman" w:cs="Times New Roman"/>
          <w:sz w:val="24"/>
          <w:szCs w:val="24"/>
        </w:rPr>
      </w:pPr>
    </w:p>
    <w:p w14:paraId="078C7BA8" w14:textId="77777777" w:rsidR="0046009C" w:rsidRDefault="0046009C">
      <w:pPr>
        <w:contextualSpacing w:val="0"/>
        <w:jc w:val="both"/>
        <w:rPr>
          <w:ins w:id="229" w:author="Luca Cocchi" w:date="2018-12-11T16:17:00Z"/>
          <w:rFonts w:ascii="Times New Roman" w:eastAsia="Times New Roman" w:hAnsi="Times New Roman" w:cs="Times New Roman"/>
          <w:sz w:val="24"/>
          <w:szCs w:val="24"/>
        </w:rPr>
      </w:pPr>
    </w:p>
    <w:p w14:paraId="245F3161" w14:textId="4E5A8987" w:rsidR="002B5B68" w:rsidRPr="00454EF1" w:rsidDel="005A28C5" w:rsidRDefault="00454EF1">
      <w:pPr>
        <w:contextualSpacing w:val="0"/>
        <w:jc w:val="both"/>
        <w:rPr>
          <w:del w:id="230" w:author="Luca Cocchi" w:date="2018-12-11T16:17:00Z"/>
          <w:rFonts w:ascii="Times New Roman" w:eastAsia="Times New Roman" w:hAnsi="Times New Roman" w:cs="Times New Roman"/>
          <w:sz w:val="24"/>
          <w:szCs w:val="24"/>
        </w:rPr>
      </w:pPr>
      <w:del w:id="231" w:author="Luca Cocchi" w:date="2018-12-11T16:17:00Z">
        <w:r w:rsidRPr="00454EF1" w:rsidDel="005A28C5">
          <w:rPr>
            <w:rFonts w:ascii="Times New Roman" w:eastAsia="Times New Roman" w:hAnsi="Times New Roman" w:cs="Times New Roman"/>
            <w:sz w:val="24"/>
            <w:szCs w:val="24"/>
          </w:rPr>
          <w:delText xml:space="preserve">Based on previous neuroimaging work </w:delText>
        </w:r>
        <w:r w:rsidR="003B2111" w:rsidDel="005A28C5">
          <w:rPr>
            <w:rFonts w:ascii="Times New Roman" w:eastAsia="Times New Roman" w:hAnsi="Times New Roman" w:cs="Times New Roman"/>
            <w:sz w:val="24"/>
            <w:szCs w:val="24"/>
          </w:rPr>
          <w:fldChar w:fldCharType="begin"/>
        </w:r>
        <w:r w:rsidR="003B2111" w:rsidDel="005A28C5">
          <w:rPr>
            <w:rFonts w:ascii="Times New Roman" w:eastAsia="Times New Roman" w:hAnsi="Times New Roman" w:cs="Times New Roman"/>
            <w:sz w:val="24"/>
            <w:szCs w:val="24"/>
          </w:rPr>
          <w:delInstrText xml:space="preserve"> HYPERLINK "https://www.zotero.org/google-docs/?9RJLrG" \h </w:delInstrText>
        </w:r>
        <w:r w:rsidR="003B2111" w:rsidDel="005A28C5">
          <w:rPr>
            <w:rFonts w:ascii="Times New Roman" w:eastAsia="Times New Roman" w:hAnsi="Times New Roman" w:cs="Times New Roman"/>
            <w:sz w:val="24"/>
            <w:szCs w:val="24"/>
          </w:rPr>
          <w:fldChar w:fldCharType="separate"/>
        </w:r>
        <w:r w:rsidRPr="00454EF1" w:rsidDel="005A28C5">
          <w:rPr>
            <w:rFonts w:ascii="Times New Roman" w:eastAsia="Times New Roman" w:hAnsi="Times New Roman" w:cs="Times New Roman"/>
            <w:sz w:val="24"/>
            <w:szCs w:val="24"/>
          </w:rPr>
          <w:delText>(Crossley et al., 2014; van den Heuvel et al., 2013)</w:delText>
        </w:r>
        <w:r w:rsidR="003B2111" w:rsidDel="005A28C5">
          <w:rPr>
            <w:rFonts w:ascii="Times New Roman" w:eastAsia="Times New Roman" w:hAnsi="Times New Roman" w:cs="Times New Roman"/>
            <w:sz w:val="24"/>
            <w:szCs w:val="24"/>
          </w:rPr>
          <w:fldChar w:fldCharType="end"/>
        </w:r>
        <w:r w:rsidRPr="00454EF1" w:rsidDel="005A28C5">
          <w:rPr>
            <w:rFonts w:ascii="Times New Roman" w:eastAsia="Times New Roman" w:hAnsi="Times New Roman" w:cs="Times New Roman"/>
            <w:sz w:val="24"/>
            <w:szCs w:val="24"/>
          </w:rPr>
          <w:delText xml:space="preserve">, we hypothesized that greater dissociation between functional and structural connectivity in hubs connections would be observed in ADHD. This structure-function decoupling would be associated with ADHD symptoms. Specifically, we predicted that such alterations will occur in hubs belonging to default-mode and control networks. </w:delText>
        </w:r>
      </w:del>
    </w:p>
    <w:p w14:paraId="65F90AF7" w14:textId="1680D7C7" w:rsidR="002B5B68" w:rsidRPr="00454EF1" w:rsidDel="008D3111" w:rsidRDefault="002B5B68">
      <w:pPr>
        <w:contextualSpacing w:val="0"/>
        <w:jc w:val="both"/>
        <w:rPr>
          <w:del w:id="232" w:author="Luca Cocchi" w:date="2018-12-11T17:12:00Z"/>
          <w:rFonts w:ascii="Times New Roman" w:eastAsia="Times New Roman" w:hAnsi="Times New Roman" w:cs="Times New Roman"/>
          <w:b/>
          <w:sz w:val="24"/>
          <w:szCs w:val="24"/>
        </w:rPr>
      </w:pPr>
    </w:p>
    <w:p w14:paraId="1E26A230" w14:textId="77777777"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Methods</w:t>
      </w:r>
    </w:p>
    <w:p w14:paraId="4B28D9F6"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Participants and procedure</w:t>
      </w:r>
    </w:p>
    <w:p w14:paraId="793E99FD" w14:textId="5F8848FB"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We recruited 80 </w:t>
      </w:r>
      <w:proofErr w:type="spellStart"/>
      <w:r w:rsidRPr="00454EF1">
        <w:rPr>
          <w:rFonts w:ascii="Times New Roman" w:eastAsia="Times New Roman" w:hAnsi="Times New Roman" w:cs="Times New Roman"/>
          <w:sz w:val="24"/>
          <w:szCs w:val="24"/>
        </w:rPr>
        <w:t>medication-naïve</w:t>
      </w:r>
      <w:proofErr w:type="spellEnd"/>
      <w:r w:rsidRPr="00454EF1">
        <w:rPr>
          <w:rFonts w:ascii="Times New Roman" w:eastAsia="Times New Roman" w:hAnsi="Times New Roman" w:cs="Times New Roman"/>
          <w:sz w:val="24"/>
          <w:szCs w:val="24"/>
        </w:rPr>
        <w:t xml:space="preserve"> adults with childhood-onset ADHD aged 18–39 years (mean 26.7 years), who fulfilled full DSM-IV-TR criteria for the current diagnosis of ADHD (&gt;6 symptoms in either inattention, hyperactivity/impulsivity, or both domains). This medication-naïve, carefully </w:t>
      </w:r>
      <w:proofErr w:type="spellStart"/>
      <w:r w:rsidRPr="00454EF1">
        <w:rPr>
          <w:rFonts w:ascii="Times New Roman" w:eastAsia="Times New Roman" w:hAnsi="Times New Roman" w:cs="Times New Roman"/>
          <w:sz w:val="24"/>
          <w:szCs w:val="24"/>
        </w:rPr>
        <w:t>phenotyped</w:t>
      </w:r>
      <w:proofErr w:type="spellEnd"/>
      <w:r w:rsidRPr="00454EF1">
        <w:rPr>
          <w:rFonts w:ascii="Times New Roman" w:eastAsia="Times New Roman" w:hAnsi="Times New Roman" w:cs="Times New Roman"/>
          <w:sz w:val="24"/>
          <w:szCs w:val="24"/>
        </w:rPr>
        <w:t xml:space="preserve"> sample allows the unequivocal assessment of structural and functional brain networks in the absence of common confound</w:t>
      </w:r>
      <w:r w:rsidR="00EB4193">
        <w:rPr>
          <w:rFonts w:ascii="Times New Roman" w:eastAsia="Times New Roman" w:hAnsi="Times New Roman" w:cs="Times New Roman"/>
          <w:sz w:val="24"/>
          <w:szCs w:val="24"/>
        </w:rPr>
        <w:t>ing variables</w:t>
      </w:r>
      <w:r w:rsidRPr="00454EF1">
        <w:rPr>
          <w:rFonts w:ascii="Times New Roman" w:eastAsia="Times New Roman" w:hAnsi="Times New Roman" w:cs="Times New Roman"/>
          <w:sz w:val="24"/>
          <w:szCs w:val="24"/>
        </w:rPr>
        <w:t xml:space="preserve"> including developmental delays and cognitive </w:t>
      </w:r>
      <w:r w:rsidR="000472BA">
        <w:rPr>
          <w:rFonts w:ascii="Times New Roman" w:eastAsia="Times New Roman" w:hAnsi="Times New Roman" w:cs="Times New Roman"/>
          <w:sz w:val="24"/>
          <w:szCs w:val="24"/>
        </w:rPr>
        <w:t>deficits</w:t>
      </w:r>
      <w:r w:rsidRPr="00454EF1">
        <w:rPr>
          <w:rFonts w:ascii="Times New Roman" w:eastAsia="Times New Roman" w:hAnsi="Times New Roman" w:cs="Times New Roman"/>
          <w:sz w:val="24"/>
          <w:szCs w:val="24"/>
        </w:rPr>
        <w:t>. Results from the clinical sample were benchmarked against the findings of 123 age (mean 25.7 years), sex, and IQ-matched healthy controls.</w:t>
      </w:r>
    </w:p>
    <w:p w14:paraId="71A68721" w14:textId="77777777" w:rsidR="002B5B68" w:rsidRPr="00454EF1" w:rsidRDefault="002B5B68">
      <w:pPr>
        <w:contextualSpacing w:val="0"/>
        <w:jc w:val="both"/>
        <w:rPr>
          <w:rFonts w:ascii="Times New Roman" w:eastAsia="Times New Roman" w:hAnsi="Times New Roman" w:cs="Times New Roman"/>
          <w:sz w:val="24"/>
          <w:szCs w:val="24"/>
        </w:rPr>
      </w:pPr>
    </w:p>
    <w:p w14:paraId="1C9ADF85" w14:textId="1F8AA17F"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Participants were assessed at the adult ADHD special clinic of the Department of Psychiatry, National Taiwan University Hospital (NTUH), Taipei, Taiwan from March 2014 to December 2016. The sample has been previously used to assess the multivariate relationship between ADHD symptoms and functional</w:t>
      </w:r>
      <w:r w:rsidR="00175588">
        <w:rPr>
          <w:rFonts w:ascii="Times New Roman" w:eastAsia="Times New Roman" w:hAnsi="Times New Roman" w:cs="Times New Roman"/>
          <w:sz w:val="24"/>
          <w:szCs w:val="24"/>
        </w:rPr>
        <w:t xml:space="preserve"> brain</w:t>
      </w:r>
      <w:r w:rsidRPr="00454EF1">
        <w:rPr>
          <w:rFonts w:ascii="Times New Roman" w:eastAsia="Times New Roman" w:hAnsi="Times New Roman" w:cs="Times New Roman"/>
          <w:sz w:val="24"/>
          <w:szCs w:val="24"/>
        </w:rPr>
        <w:t xml:space="preserve"> network </w:t>
      </w:r>
      <w:r w:rsidR="00175588">
        <w:rPr>
          <w:rFonts w:ascii="Times New Roman" w:eastAsia="Times New Roman" w:hAnsi="Times New Roman" w:cs="Times New Roman"/>
          <w:sz w:val="24"/>
          <w:szCs w:val="24"/>
        </w:rPr>
        <w:t>connectivity</w:t>
      </w:r>
      <w:r w:rsidR="00175588" w:rsidRPr="00454EF1">
        <w:rPr>
          <w:rFonts w:ascii="Times New Roman" w:eastAsia="Times New Roman" w:hAnsi="Times New Roman" w:cs="Times New Roman"/>
          <w:sz w:val="24"/>
          <w:szCs w:val="24"/>
        </w:rPr>
        <w:t xml:space="preserve"> </w:t>
      </w:r>
      <w:hyperlink r:id="rId19">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w:t>
      </w:r>
      <w:r w:rsidR="00EB4193">
        <w:rPr>
          <w:rFonts w:ascii="Times New Roman" w:eastAsia="Times New Roman" w:hAnsi="Times New Roman" w:cs="Times New Roman"/>
          <w:sz w:val="24"/>
          <w:szCs w:val="24"/>
        </w:rPr>
        <w:t>Extensive d</w:t>
      </w:r>
      <w:r w:rsidRPr="00454EF1">
        <w:rPr>
          <w:rFonts w:ascii="Times New Roman" w:eastAsia="Times New Roman" w:hAnsi="Times New Roman" w:cs="Times New Roman"/>
          <w:sz w:val="24"/>
          <w:szCs w:val="24"/>
        </w:rPr>
        <w:t xml:space="preserve">etails regarding the recruitment procedure are described in our previous work </w:t>
      </w:r>
      <w:hyperlink r:id="rId20">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Briefly, recruitment occurred via advertisements at hospitals, colleges and online. Potential participants were screened using the Chinese version of the Adult ADHD Self-Report Scale (ASRS) v1.1 </w:t>
      </w:r>
      <w:hyperlink r:id="rId21">
        <w:r w:rsidRPr="00454EF1">
          <w:rPr>
            <w:rFonts w:ascii="Times New Roman" w:eastAsia="Times New Roman" w:hAnsi="Times New Roman" w:cs="Times New Roman"/>
            <w:sz w:val="24"/>
            <w:szCs w:val="24"/>
          </w:rPr>
          <w:t xml:space="preserve">(C.-B.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Gau</w:t>
        </w:r>
        <w:proofErr w:type="spellEnd"/>
        <w:r w:rsidRPr="00454EF1">
          <w:rPr>
            <w:rFonts w:ascii="Times New Roman" w:eastAsia="Times New Roman" w:hAnsi="Times New Roman" w:cs="Times New Roman"/>
            <w:sz w:val="24"/>
            <w:szCs w:val="24"/>
          </w:rPr>
          <w:t>, Kessler, &amp; Wu, 2008)</w:t>
        </w:r>
      </w:hyperlink>
      <w:r w:rsidRPr="00454EF1">
        <w:rPr>
          <w:rFonts w:ascii="Times New Roman" w:eastAsia="Times New Roman" w:hAnsi="Times New Roman" w:cs="Times New Roman"/>
          <w:sz w:val="24"/>
          <w:szCs w:val="24"/>
        </w:rPr>
        <w:t xml:space="preserve">. Individuals deemed eligible to enter the study were invited for a clinical interview conducted by a </w:t>
      </w:r>
      <w:r w:rsidR="0024330B" w:rsidRPr="00454EF1">
        <w:rPr>
          <w:rFonts w:ascii="Times New Roman" w:eastAsia="Times New Roman" w:hAnsi="Times New Roman" w:cs="Times New Roman"/>
          <w:sz w:val="24"/>
          <w:szCs w:val="24"/>
        </w:rPr>
        <w:t>board-certified</w:t>
      </w:r>
      <w:r w:rsidRPr="00454EF1">
        <w:rPr>
          <w:rFonts w:ascii="Times New Roman" w:eastAsia="Times New Roman" w:hAnsi="Times New Roman" w:cs="Times New Roman"/>
          <w:sz w:val="24"/>
          <w:szCs w:val="24"/>
        </w:rPr>
        <w:t xml:space="preserve"> child psychiatrist with extensive experience in ADHD (Author S.S.G.). A diagnosis of ADHD resulting from the clinical interview was confirmed by the </w:t>
      </w:r>
      <w:proofErr w:type="spellStart"/>
      <w:r w:rsidRPr="00454EF1">
        <w:rPr>
          <w:rFonts w:ascii="Times New Roman" w:eastAsia="Times New Roman" w:hAnsi="Times New Roman" w:cs="Times New Roman"/>
          <w:sz w:val="24"/>
          <w:szCs w:val="24"/>
        </w:rPr>
        <w:t>Conners</w:t>
      </w:r>
      <w:proofErr w:type="spellEnd"/>
      <w:r w:rsidRPr="00454EF1">
        <w:rPr>
          <w:rFonts w:ascii="Times New Roman" w:eastAsia="Times New Roman" w:hAnsi="Times New Roman" w:cs="Times New Roman"/>
          <w:sz w:val="24"/>
          <w:szCs w:val="24"/>
        </w:rPr>
        <w:t xml:space="preserve">’ Adult ADHD Diagnostic Interview </w:t>
      </w:r>
      <w:hyperlink r:id="rId22">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Conners</w:t>
        </w:r>
        <w:proofErr w:type="spellEnd"/>
        <w:r w:rsidRPr="00454EF1">
          <w:rPr>
            <w:rFonts w:ascii="Times New Roman" w:eastAsia="Times New Roman" w:hAnsi="Times New Roman" w:cs="Times New Roman"/>
            <w:sz w:val="24"/>
            <w:szCs w:val="24"/>
          </w:rPr>
          <w:t>, Erhardt, &amp; Sparrow, 1999)</w:t>
        </w:r>
      </w:hyperlink>
      <w:r w:rsidRPr="00454EF1">
        <w:rPr>
          <w:rFonts w:ascii="Times New Roman" w:eastAsia="Times New Roman" w:hAnsi="Times New Roman" w:cs="Times New Roman"/>
          <w:sz w:val="24"/>
          <w:szCs w:val="24"/>
        </w:rPr>
        <w:t xml:space="preserve"> and the adult version of the ADHD supplement of the Chinese version of the Kiddie-Schedule for Affective Disorders and Schizophrenia</w:t>
      </w:r>
      <w:r w:rsidR="00175588">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Epidemiological Version for childhood and current ADHD </w:t>
      </w:r>
      <w:hyperlink r:id="rId23">
        <w:r w:rsidRPr="00454EF1">
          <w:rPr>
            <w:rFonts w:ascii="Times New Roman" w:eastAsia="Times New Roman" w:hAnsi="Times New Roman" w:cs="Times New Roman"/>
            <w:sz w:val="24"/>
            <w:szCs w:val="24"/>
          </w:rPr>
          <w:t xml:space="preserve">(Y.-J. Lin, Yang, &amp; </w:t>
        </w:r>
        <w:proofErr w:type="spellStart"/>
        <w:r w:rsidRPr="00454EF1">
          <w:rPr>
            <w:rFonts w:ascii="Times New Roman" w:eastAsia="Times New Roman" w:hAnsi="Times New Roman" w:cs="Times New Roman"/>
            <w:sz w:val="24"/>
            <w:szCs w:val="24"/>
          </w:rPr>
          <w:t>Gau</w:t>
        </w:r>
        <w:proofErr w:type="spellEnd"/>
        <w:r w:rsidRPr="00454EF1">
          <w:rPr>
            <w:rFonts w:ascii="Times New Roman" w:eastAsia="Times New Roman" w:hAnsi="Times New Roman" w:cs="Times New Roman"/>
            <w:sz w:val="24"/>
            <w:szCs w:val="24"/>
          </w:rPr>
          <w:t>, 2016)</w:t>
        </w:r>
      </w:hyperlink>
      <w:r w:rsidRPr="00454EF1">
        <w:rPr>
          <w:rFonts w:ascii="Times New Roman" w:eastAsia="Times New Roman" w:hAnsi="Times New Roman" w:cs="Times New Roman"/>
          <w:sz w:val="24"/>
          <w:szCs w:val="24"/>
        </w:rPr>
        <w:t xml:space="preserve">. Matched healthy controls were recruited using the same procedure adopted for the ADHD group. For both ADHD and controls the following exclusion criteria were adopted: medical illness other than ADHD, substance abuse, past or current use of psychotropic medication, cognitive deficits (&lt;80 full-scale IQ measured by the Wechsler Adult Intellectual Scale-Third Edition </w:t>
      </w:r>
      <w:hyperlink r:id="rId24">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Tulsky</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Saklofske</w:t>
        </w:r>
        <w:proofErr w:type="spellEnd"/>
        <w:r w:rsidRPr="00454EF1">
          <w:rPr>
            <w:rFonts w:ascii="Times New Roman" w:eastAsia="Times New Roman" w:hAnsi="Times New Roman" w:cs="Times New Roman"/>
            <w:sz w:val="24"/>
            <w:szCs w:val="24"/>
          </w:rPr>
          <w:t>, Wilkins, &amp; Weiss, 2001)</w:t>
        </w:r>
      </w:hyperlink>
      <w:r w:rsidRPr="00454EF1">
        <w:rPr>
          <w:rFonts w:ascii="Times New Roman" w:eastAsia="Times New Roman" w:hAnsi="Times New Roman" w:cs="Times New Roman"/>
          <w:sz w:val="24"/>
          <w:szCs w:val="24"/>
        </w:rPr>
        <w:t>). The study was approved by the Research Ethics Committee of the NTUH (201401024RINC) and registered as a clinical trial (NCT02642068). Written informed consent was obtained for all participants.</w:t>
      </w:r>
    </w:p>
    <w:p w14:paraId="7C7DC5C2"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p>
    <w:p w14:paraId="00189885" w14:textId="77777777" w:rsidR="002B5B68" w:rsidRPr="00454EF1" w:rsidRDefault="00454EF1">
      <w:pPr>
        <w:contextualSpacing w:val="0"/>
        <w:jc w:val="both"/>
        <w:rPr>
          <w:rFonts w:ascii="Times New Roman" w:eastAsia="Times New Roman" w:hAnsi="Times New Roman" w:cs="Times New Roman"/>
          <w:i/>
          <w:sz w:val="24"/>
          <w:szCs w:val="24"/>
        </w:rPr>
      </w:pPr>
      <w:commentRangeStart w:id="233"/>
      <w:r w:rsidRPr="00454EF1">
        <w:rPr>
          <w:rFonts w:ascii="Times New Roman" w:eastAsia="Times New Roman" w:hAnsi="Times New Roman" w:cs="Times New Roman"/>
          <w:i/>
          <w:sz w:val="24"/>
          <w:szCs w:val="24"/>
        </w:rPr>
        <w:t>Imaging acquisition</w:t>
      </w:r>
      <w:commentRangeEnd w:id="233"/>
      <w:r w:rsidR="00175588">
        <w:rPr>
          <w:rStyle w:val="CommentReference"/>
        </w:rPr>
        <w:commentReference w:id="233"/>
      </w:r>
    </w:p>
    <w:p w14:paraId="4A9FCF4D"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Brain imaging data were acquired with a Siemens 3 T Tim Trio scanner equipped with a 32-channel head coil located at the NTUH. The imaging protocol included: localizer, resting state fMRI (7 min and 39 seconds), T1-weighted, and DSI. Functional images implicate multi-echo EPI sequence: TR = 2.55 s; flip angle = 90°; matrix size = 64 × 64; in-plane resolution = 3.75 mm; FOV = 240 mm; 31 oblique slices, alternating slice acquisition slice thickness 3.75 mm with 10% gap; </w:t>
      </w:r>
      <w:proofErr w:type="spellStart"/>
      <w:r w:rsidRPr="00454EF1">
        <w:rPr>
          <w:rFonts w:ascii="Times New Roman" w:eastAsia="Times New Roman" w:hAnsi="Times New Roman" w:cs="Times New Roman"/>
          <w:sz w:val="24"/>
          <w:szCs w:val="24"/>
        </w:rPr>
        <w:t>iPAT</w:t>
      </w:r>
      <w:proofErr w:type="spellEnd"/>
      <w:r w:rsidRPr="00454EF1">
        <w:rPr>
          <w:rFonts w:ascii="Times New Roman" w:eastAsia="Times New Roman" w:hAnsi="Times New Roman" w:cs="Times New Roman"/>
          <w:sz w:val="24"/>
          <w:szCs w:val="24"/>
        </w:rPr>
        <w:t xml:space="preserve"> factor = 3; band- width = 1698 Hz/pixel; echo time, TE = 12, 28, 44 and 60 </w:t>
      </w:r>
      <w:proofErr w:type="spellStart"/>
      <w:r w:rsidRPr="00454EF1">
        <w:rPr>
          <w:rFonts w:ascii="Times New Roman" w:eastAsia="Times New Roman" w:hAnsi="Times New Roman" w:cs="Times New Roman"/>
          <w:sz w:val="24"/>
          <w:szCs w:val="24"/>
        </w:rPr>
        <w:t>msec</w:t>
      </w:r>
      <w:proofErr w:type="spellEnd"/>
      <w:r w:rsidRPr="00454EF1">
        <w:rPr>
          <w:rFonts w:ascii="Times New Roman" w:eastAsia="Times New Roman" w:hAnsi="Times New Roman" w:cs="Times New Roman"/>
          <w:sz w:val="24"/>
          <w:szCs w:val="24"/>
        </w:rPr>
        <w:t xml:space="preserve">). T1 image applied MPRAGE sequence with a TR = 2 s; TE = 2.98 </w:t>
      </w:r>
      <w:proofErr w:type="spellStart"/>
      <w:r w:rsidRPr="00454EF1">
        <w:rPr>
          <w:rFonts w:ascii="Times New Roman" w:eastAsia="Times New Roman" w:hAnsi="Times New Roman" w:cs="Times New Roman"/>
          <w:sz w:val="24"/>
          <w:szCs w:val="24"/>
        </w:rPr>
        <w:t>msec</w:t>
      </w:r>
      <w:proofErr w:type="spellEnd"/>
      <w:r w:rsidRPr="00454EF1">
        <w:rPr>
          <w:rFonts w:ascii="Times New Roman" w:eastAsia="Times New Roman" w:hAnsi="Times New Roman" w:cs="Times New Roman"/>
          <w:sz w:val="24"/>
          <w:szCs w:val="24"/>
        </w:rPr>
        <w:t xml:space="preserve">; flip angle </w:t>
      </w:r>
      <w:r w:rsidRPr="00454EF1">
        <w:rPr>
          <w:rFonts w:ascii="Times New Roman" w:eastAsia="Times New Roman" w:hAnsi="Times New Roman" w:cs="Times New Roman"/>
          <w:sz w:val="24"/>
          <w:szCs w:val="24"/>
        </w:rPr>
        <w:lastRenderedPageBreak/>
        <w:t xml:space="preserve">= 9°; matrix size = 256 × 256; inversion time = 900 </w:t>
      </w:r>
      <w:proofErr w:type="spellStart"/>
      <w:r w:rsidRPr="00454EF1">
        <w:rPr>
          <w:rFonts w:ascii="Times New Roman" w:eastAsia="Times New Roman" w:hAnsi="Times New Roman" w:cs="Times New Roman"/>
          <w:sz w:val="24"/>
          <w:szCs w:val="24"/>
        </w:rPr>
        <w:t>msec</w:t>
      </w:r>
      <w:proofErr w:type="spellEnd"/>
      <w:r w:rsidRPr="00454EF1">
        <w:rPr>
          <w:rFonts w:ascii="Times New Roman" w:eastAsia="Times New Roman" w:hAnsi="Times New Roman" w:cs="Times New Roman"/>
          <w:sz w:val="24"/>
          <w:szCs w:val="24"/>
        </w:rPr>
        <w:t>; voxel size = 1 mm</w:t>
      </w:r>
      <w:r w:rsidRPr="00454EF1">
        <w:rPr>
          <w:rFonts w:ascii="Times New Roman" w:eastAsia="Times New Roman" w:hAnsi="Times New Roman" w:cs="Times New Roman"/>
          <w:sz w:val="24"/>
          <w:szCs w:val="24"/>
          <w:vertAlign w:val="superscript"/>
        </w:rPr>
        <w:t>3</w:t>
      </w:r>
      <w:r w:rsidRPr="00454EF1">
        <w:rPr>
          <w:rFonts w:ascii="Times New Roman" w:eastAsia="Times New Roman" w:hAnsi="Times New Roman" w:cs="Times New Roman"/>
          <w:sz w:val="24"/>
          <w:szCs w:val="24"/>
        </w:rPr>
        <w:t xml:space="preserve">. DSI used pulsed-gradient spin-echo diffusion echo planar imaging sequence with a twice-refocused balanced echo repetition time/echo time = 9600/130 </w:t>
      </w:r>
      <w:proofErr w:type="spellStart"/>
      <w:r w:rsidRPr="00454EF1">
        <w:rPr>
          <w:rFonts w:ascii="Times New Roman" w:eastAsia="Times New Roman" w:hAnsi="Times New Roman" w:cs="Times New Roman"/>
          <w:sz w:val="24"/>
          <w:szCs w:val="24"/>
        </w:rPr>
        <w:t>msec</w:t>
      </w:r>
      <w:proofErr w:type="spellEnd"/>
      <w:r w:rsidRPr="00454EF1">
        <w:rPr>
          <w:rFonts w:ascii="Times New Roman" w:eastAsia="Times New Roman" w:hAnsi="Times New Roman" w:cs="Times New Roman"/>
          <w:sz w:val="24"/>
          <w:szCs w:val="24"/>
        </w:rPr>
        <w:t xml:space="preserve">, slice thickness = 2.5 mm, acquisition matrix = 80 × 80, field of view = 200 × 200 mm, in-plane spatial resolution = 2.5 mm × 2.5 mm, 101 diffusion-encoding directions covering a half q-space 3D grid with radial grid size of 3, </w:t>
      </w:r>
      <w:proofErr w:type="spellStart"/>
      <w:r w:rsidRPr="00454EF1">
        <w:rPr>
          <w:rFonts w:ascii="Times New Roman" w:eastAsia="Times New Roman" w:hAnsi="Times New Roman" w:cs="Times New Roman"/>
          <w:sz w:val="24"/>
          <w:szCs w:val="24"/>
        </w:rPr>
        <w:t>b</w:t>
      </w:r>
      <w:r w:rsidRPr="00454EF1">
        <w:rPr>
          <w:rFonts w:ascii="Times New Roman" w:eastAsia="Times New Roman" w:hAnsi="Times New Roman" w:cs="Times New Roman"/>
          <w:sz w:val="24"/>
          <w:szCs w:val="24"/>
          <w:vertAlign w:val="subscript"/>
        </w:rPr>
        <w:t>max</w:t>
      </w:r>
      <w:proofErr w:type="spellEnd"/>
      <w:r w:rsidRPr="00454EF1">
        <w:rPr>
          <w:rFonts w:ascii="Times New Roman" w:eastAsia="Times New Roman" w:hAnsi="Times New Roman" w:cs="Times New Roman"/>
          <w:sz w:val="24"/>
          <w:szCs w:val="24"/>
        </w:rPr>
        <w:t>= 4000 s/mm</w:t>
      </w:r>
      <w:r w:rsidRPr="00454EF1">
        <w:rPr>
          <w:rFonts w:ascii="Times New Roman" w:eastAsia="Times New Roman" w:hAnsi="Times New Roman" w:cs="Times New Roman"/>
          <w:sz w:val="24"/>
          <w:szCs w:val="24"/>
          <w:vertAlign w:val="superscript"/>
        </w:rPr>
        <w:t>2</w:t>
      </w:r>
      <w:r w:rsidRPr="00454EF1">
        <w:rPr>
          <w:rFonts w:ascii="Times New Roman" w:eastAsia="Times New Roman" w:hAnsi="Times New Roman" w:cs="Times New Roman"/>
          <w:sz w:val="24"/>
          <w:szCs w:val="24"/>
        </w:rPr>
        <w:t xml:space="preserve"> </w:t>
      </w:r>
      <w:hyperlink r:id="rId25">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Wedeen</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Hagmann</w:t>
        </w:r>
        <w:proofErr w:type="spellEnd"/>
        <w:r w:rsidRPr="00454EF1">
          <w:rPr>
            <w:rFonts w:ascii="Times New Roman" w:eastAsia="Times New Roman" w:hAnsi="Times New Roman" w:cs="Times New Roman"/>
            <w:sz w:val="24"/>
            <w:szCs w:val="24"/>
          </w:rPr>
          <w:t xml:space="preserve">, Tseng, Reese, &amp; </w:t>
        </w:r>
        <w:proofErr w:type="spellStart"/>
        <w:r w:rsidRPr="00454EF1">
          <w:rPr>
            <w:rFonts w:ascii="Times New Roman" w:eastAsia="Times New Roman" w:hAnsi="Times New Roman" w:cs="Times New Roman"/>
            <w:sz w:val="24"/>
            <w:szCs w:val="24"/>
          </w:rPr>
          <w:t>Weisskoff</w:t>
        </w:r>
        <w:proofErr w:type="spellEnd"/>
        <w:r w:rsidRPr="00454EF1">
          <w:rPr>
            <w:rFonts w:ascii="Times New Roman" w:eastAsia="Times New Roman" w:hAnsi="Times New Roman" w:cs="Times New Roman"/>
            <w:sz w:val="24"/>
            <w:szCs w:val="24"/>
          </w:rPr>
          <w:t>, 2005)</w:t>
        </w:r>
      </w:hyperlink>
      <w:r w:rsidRPr="00454EF1">
        <w:rPr>
          <w:rFonts w:ascii="Times New Roman" w:eastAsia="Times New Roman" w:hAnsi="Times New Roman" w:cs="Times New Roman"/>
          <w:sz w:val="24"/>
          <w:szCs w:val="24"/>
        </w:rPr>
        <w:t xml:space="preserve"> </w:t>
      </w:r>
    </w:p>
    <w:p w14:paraId="6FE0A486"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 </w:t>
      </w:r>
    </w:p>
    <w:p w14:paraId="18149135"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MRI </w:t>
      </w:r>
      <w:proofErr w:type="spellStart"/>
      <w:r w:rsidRPr="00454EF1">
        <w:rPr>
          <w:rFonts w:ascii="Times New Roman" w:eastAsia="Times New Roman" w:hAnsi="Times New Roman" w:cs="Times New Roman"/>
          <w:i/>
          <w:sz w:val="24"/>
          <w:szCs w:val="24"/>
        </w:rPr>
        <w:t>Preprocessing</w:t>
      </w:r>
      <w:proofErr w:type="spellEnd"/>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r w:rsidRPr="00454EF1">
        <w:rPr>
          <w:rFonts w:ascii="Times New Roman" w:eastAsia="Times New Roman" w:hAnsi="Times New Roman" w:cs="Times New Roman"/>
          <w:sz w:val="24"/>
          <w:szCs w:val="24"/>
        </w:rPr>
        <w:tab/>
      </w:r>
    </w:p>
    <w:p w14:paraId="681360B7" w14:textId="37D2022E"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Details regarding the </w:t>
      </w:r>
      <w:proofErr w:type="spellStart"/>
      <w:r w:rsidRPr="00454EF1">
        <w:rPr>
          <w:rFonts w:ascii="Times New Roman" w:eastAsia="Times New Roman" w:hAnsi="Times New Roman" w:cs="Times New Roman"/>
          <w:sz w:val="24"/>
          <w:szCs w:val="24"/>
        </w:rPr>
        <w:t>preprocessing</w:t>
      </w:r>
      <w:proofErr w:type="spellEnd"/>
      <w:r w:rsidRPr="00454EF1">
        <w:rPr>
          <w:rFonts w:ascii="Times New Roman" w:eastAsia="Times New Roman" w:hAnsi="Times New Roman" w:cs="Times New Roman"/>
          <w:sz w:val="24"/>
          <w:szCs w:val="24"/>
        </w:rPr>
        <w:t xml:space="preserve"> of the multi-echo resting-state data are described comprehensively elsewhere </w:t>
      </w:r>
      <w:hyperlink r:id="rId26">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In short, the pipeline included: comprehensive data denoising using multi-echo independent components analysis </w:t>
      </w:r>
      <w:hyperlink r:id="rId27">
        <w:r w:rsidRPr="00454EF1">
          <w:rPr>
            <w:rFonts w:ascii="Times New Roman" w:eastAsia="Times New Roman" w:hAnsi="Times New Roman" w:cs="Times New Roman"/>
            <w:sz w:val="24"/>
            <w:szCs w:val="24"/>
          </w:rPr>
          <w:t xml:space="preserve">(ME-ICA v3.0 beta1, Kundu, </w:t>
        </w:r>
        <w:proofErr w:type="spellStart"/>
        <w:r w:rsidRPr="00454EF1">
          <w:rPr>
            <w:rFonts w:ascii="Times New Roman" w:eastAsia="Times New Roman" w:hAnsi="Times New Roman" w:cs="Times New Roman"/>
            <w:sz w:val="24"/>
            <w:szCs w:val="24"/>
          </w:rPr>
          <w:t>Inati</w:t>
        </w:r>
        <w:proofErr w:type="spellEnd"/>
        <w:r w:rsidRPr="00454EF1">
          <w:rPr>
            <w:rFonts w:ascii="Times New Roman" w:eastAsia="Times New Roman" w:hAnsi="Times New Roman" w:cs="Times New Roman"/>
            <w:sz w:val="24"/>
            <w:szCs w:val="24"/>
          </w:rPr>
          <w:t xml:space="preserve">, Evans, </w:t>
        </w:r>
        <w:proofErr w:type="spellStart"/>
        <w:r w:rsidRPr="00454EF1">
          <w:rPr>
            <w:rFonts w:ascii="Times New Roman" w:eastAsia="Times New Roman" w:hAnsi="Times New Roman" w:cs="Times New Roman"/>
            <w:sz w:val="24"/>
            <w:szCs w:val="24"/>
          </w:rPr>
          <w:t>Luh</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Bandettini</w:t>
        </w:r>
        <w:proofErr w:type="spellEnd"/>
        <w:r w:rsidRPr="00454EF1">
          <w:rPr>
            <w:rFonts w:ascii="Times New Roman" w:eastAsia="Times New Roman" w:hAnsi="Times New Roman" w:cs="Times New Roman"/>
            <w:sz w:val="24"/>
            <w:szCs w:val="24"/>
          </w:rPr>
          <w:t xml:space="preserve">, 2012; Parkes, Fulcher, </w:t>
        </w:r>
        <w:proofErr w:type="spellStart"/>
        <w:r w:rsidRPr="00454EF1">
          <w:rPr>
            <w:rFonts w:ascii="Times New Roman" w:eastAsia="Times New Roman" w:hAnsi="Times New Roman" w:cs="Times New Roman"/>
            <w:sz w:val="24"/>
            <w:szCs w:val="24"/>
          </w:rPr>
          <w:t>Yücel</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Fornito</w:t>
        </w:r>
        <w:proofErr w:type="spellEnd"/>
        <w:r w:rsidRPr="00454EF1">
          <w:rPr>
            <w:rFonts w:ascii="Times New Roman" w:eastAsia="Times New Roman" w:hAnsi="Times New Roman" w:cs="Times New Roman"/>
            <w:sz w:val="24"/>
            <w:szCs w:val="24"/>
          </w:rPr>
          <w:t>, 2018)</w:t>
        </w:r>
      </w:hyperlink>
      <w:r w:rsidRPr="00454EF1">
        <w:rPr>
          <w:rFonts w:ascii="Times New Roman" w:eastAsia="Gungsuh" w:hAnsi="Times New Roman" w:cs="Times New Roman"/>
          <w:sz w:val="24"/>
          <w:szCs w:val="24"/>
        </w:rPr>
        <w:t xml:space="preserve">, </w:t>
      </w:r>
      <w:proofErr w:type="spellStart"/>
      <w:r w:rsidRPr="00454EF1">
        <w:rPr>
          <w:rFonts w:ascii="Times New Roman" w:eastAsia="Gungsuh" w:hAnsi="Times New Roman" w:cs="Times New Roman"/>
          <w:sz w:val="24"/>
          <w:szCs w:val="24"/>
        </w:rPr>
        <w:t>coregistration</w:t>
      </w:r>
      <w:proofErr w:type="spellEnd"/>
      <w:r w:rsidRPr="00454EF1">
        <w:rPr>
          <w:rFonts w:ascii="Times New Roman" w:eastAsia="Gungsuh" w:hAnsi="Times New Roman" w:cs="Times New Roman"/>
          <w:sz w:val="24"/>
          <w:szCs w:val="24"/>
        </w:rPr>
        <w:t xml:space="preserve"> to individual anatomical images, non-linear normalization to MNI space</w:t>
      </w:r>
      <w:r w:rsidR="008D3111">
        <w:rPr>
          <w:rFonts w:ascii="Times New Roman" w:eastAsia="Gungsuh" w:hAnsi="Times New Roman" w:cs="Times New Roman"/>
          <w:sz w:val="24"/>
          <w:szCs w:val="24"/>
        </w:rPr>
        <w:t>,</w:t>
      </w:r>
      <w:r w:rsidRPr="00454EF1">
        <w:rPr>
          <w:rFonts w:ascii="Times New Roman" w:eastAsia="Gungsuh" w:hAnsi="Times New Roman" w:cs="Times New Roman"/>
          <w:sz w:val="24"/>
          <w:szCs w:val="24"/>
        </w:rPr>
        <w:t xml:space="preserve"> and filtering (0.01</w:t>
      </w:r>
      <w:r w:rsidRPr="00454EF1">
        <w:rPr>
          <w:rFonts w:ascii="Cambria Math" w:eastAsia="Gungsuh" w:hAnsi="Cambria Math" w:cs="Cambria Math"/>
          <w:sz w:val="24"/>
          <w:szCs w:val="24"/>
        </w:rPr>
        <w:t>∼</w:t>
      </w:r>
      <w:r w:rsidRPr="00454EF1">
        <w:rPr>
          <w:rFonts w:ascii="Times New Roman" w:eastAsia="Gungsuh" w:hAnsi="Times New Roman" w:cs="Times New Roman"/>
          <w:sz w:val="24"/>
          <w:szCs w:val="24"/>
        </w:rPr>
        <w:t>0.1 Hz). Micro-head movements were not significantly different between ADHD and controls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.23). </w:t>
      </w:r>
    </w:p>
    <w:p w14:paraId="4A722ABD" w14:textId="77777777" w:rsidR="002B5B68" w:rsidRPr="00454EF1" w:rsidRDefault="002B5B68">
      <w:pPr>
        <w:contextualSpacing w:val="0"/>
        <w:jc w:val="both"/>
        <w:rPr>
          <w:rFonts w:ascii="Times New Roman" w:eastAsia="Times New Roman" w:hAnsi="Times New Roman" w:cs="Times New Roman"/>
          <w:sz w:val="24"/>
          <w:szCs w:val="24"/>
        </w:rPr>
      </w:pPr>
    </w:p>
    <w:p w14:paraId="36533917" w14:textId="0EAA60A7" w:rsidR="008D311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The DSI data underwent a</w:t>
      </w:r>
      <w:r w:rsidR="008D3111">
        <w:rPr>
          <w:rFonts w:ascii="Times New Roman" w:eastAsia="Times New Roman" w:hAnsi="Times New Roman" w:cs="Times New Roman"/>
          <w:sz w:val="24"/>
          <w:szCs w:val="24"/>
        </w:rPr>
        <w:t>n initial</w:t>
      </w:r>
      <w:r w:rsidRPr="00454EF1">
        <w:rPr>
          <w:rFonts w:ascii="Times New Roman" w:eastAsia="Times New Roman" w:hAnsi="Times New Roman" w:cs="Times New Roman"/>
          <w:sz w:val="24"/>
          <w:szCs w:val="24"/>
        </w:rPr>
        <w:t xml:space="preserve"> quality assurance procedure: </w:t>
      </w:r>
      <w:r w:rsidR="008D3111">
        <w:rPr>
          <w:rFonts w:ascii="Times New Roman" w:eastAsia="Times New Roman" w:hAnsi="Times New Roman" w:cs="Times New Roman"/>
          <w:sz w:val="24"/>
          <w:szCs w:val="24"/>
        </w:rPr>
        <w:t>Individual</w:t>
      </w:r>
      <w:r w:rsidR="008D311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DSI image</w:t>
      </w:r>
      <w:r w:rsidR="008D3111">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[54 slices × (101 directions DW images + 1 null image) = 5,508 images] </w:t>
      </w:r>
      <w:r w:rsidR="008D3111">
        <w:rPr>
          <w:rFonts w:ascii="Times New Roman" w:eastAsia="Times New Roman" w:hAnsi="Times New Roman" w:cs="Times New Roman"/>
          <w:sz w:val="24"/>
          <w:szCs w:val="24"/>
        </w:rPr>
        <w:t xml:space="preserve">were </w:t>
      </w:r>
      <w:r w:rsidRPr="00454EF1">
        <w:rPr>
          <w:rFonts w:ascii="Times New Roman" w:eastAsia="Times New Roman" w:hAnsi="Times New Roman" w:cs="Times New Roman"/>
          <w:sz w:val="24"/>
          <w:szCs w:val="24"/>
        </w:rPr>
        <w:t xml:space="preserve">scrutinized by calculating signals in the central square (20 × 20 pixels) of each image. Signal loss was defined as the average signal intensity of an image lower than two standard deviations from the mean of all images (after correcting for its b value) </w:t>
      </w:r>
      <w:hyperlink r:id="rId28">
        <w:r w:rsidRPr="00454EF1">
          <w:rPr>
            <w:rFonts w:ascii="Times New Roman" w:eastAsia="Times New Roman" w:hAnsi="Times New Roman" w:cs="Times New Roman"/>
            <w:sz w:val="24"/>
            <w:szCs w:val="24"/>
          </w:rPr>
          <w:t>(Y.-J. Chen et al., 2015)</w:t>
        </w:r>
      </w:hyperlink>
      <w:r w:rsidRPr="00454EF1">
        <w:rPr>
          <w:rFonts w:ascii="Times New Roman" w:eastAsia="Times New Roman" w:hAnsi="Times New Roman" w:cs="Times New Roman"/>
          <w:sz w:val="24"/>
          <w:szCs w:val="24"/>
        </w:rPr>
        <w:t xml:space="preserve">. As jerky head motion induces signal loss in DSI images, these signal dropout counts were considered a proxy estimate for overall levels of in-scanner head motions. Individuals of DSI data with more than 90 images of signal loss, at either baseline or follow-up, were excluded from further analyses </w:t>
      </w:r>
      <w:hyperlink r:id="rId29">
        <w:r w:rsidRPr="00454EF1">
          <w:rPr>
            <w:rFonts w:ascii="Times New Roman" w:eastAsia="Times New Roman" w:hAnsi="Times New Roman" w:cs="Times New Roman"/>
            <w:sz w:val="24"/>
            <w:szCs w:val="24"/>
          </w:rPr>
          <w:t>(Y.-J. Chen et al., 2015)</w:t>
        </w:r>
      </w:hyperlink>
      <w:r w:rsidRPr="00454EF1">
        <w:rPr>
          <w:rFonts w:ascii="Times New Roman" w:eastAsia="Times New Roman" w:hAnsi="Times New Roman" w:cs="Times New Roman"/>
          <w:sz w:val="24"/>
          <w:szCs w:val="24"/>
        </w:rPr>
        <w:t>, resulting in a final sample of 78 adults with ADHD and 118 healthy controls (</w:t>
      </w:r>
      <w:r w:rsidRPr="00454EF1">
        <w:rPr>
          <w:rFonts w:ascii="Times New Roman" w:eastAsia="Times New Roman" w:hAnsi="Times New Roman" w:cs="Times New Roman"/>
          <w:b/>
          <w:sz w:val="24"/>
          <w:szCs w:val="24"/>
        </w:rPr>
        <w:t>Table 1</w:t>
      </w:r>
      <w:r w:rsidRPr="00454EF1">
        <w:rPr>
          <w:rFonts w:ascii="Times New Roman" w:eastAsia="Times New Roman" w:hAnsi="Times New Roman" w:cs="Times New Roman"/>
          <w:sz w:val="24"/>
          <w:szCs w:val="24"/>
        </w:rPr>
        <w:t xml:space="preserve">).  </w:t>
      </w:r>
    </w:p>
    <w:p w14:paraId="18DE81D5" w14:textId="2ED82D6B"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  </w:t>
      </w:r>
    </w:p>
    <w:p w14:paraId="2B2794CF" w14:textId="77777777" w:rsidR="002B5B68" w:rsidRDefault="00454EF1">
      <w:pPr>
        <w:contextualSpacing w:val="0"/>
        <w:rPr>
          <w:ins w:id="234" w:author="Hsiang-Yuan Lin" w:date="2018-12-12T17:30:00Z"/>
          <w:rFonts w:ascii="Times New Roman" w:eastAsia="Times New Roman" w:hAnsi="Times New Roman" w:cs="Times New Roman"/>
          <w:b/>
          <w:sz w:val="24"/>
          <w:szCs w:val="24"/>
          <w:lang w:eastAsia="zh-TW"/>
        </w:rPr>
        <w:pPrChange w:id="235" w:author="Luca Cocchi" w:date="2018-12-11T17:11:00Z">
          <w:pPr>
            <w:contextualSpacing w:val="0"/>
            <w:jc w:val="center"/>
          </w:pPr>
        </w:pPrChange>
      </w:pPr>
      <w:commentRangeStart w:id="236"/>
      <w:r w:rsidRPr="00454EF1">
        <w:rPr>
          <w:rFonts w:ascii="Times New Roman" w:eastAsia="Times New Roman" w:hAnsi="Times New Roman" w:cs="Times New Roman"/>
          <w:b/>
          <w:sz w:val="24"/>
          <w:szCs w:val="24"/>
        </w:rPr>
        <w:t>Table 1. Demographic and clinical features of the participants.</w:t>
      </w:r>
      <w:commentRangeEnd w:id="236"/>
      <w:r w:rsidR="008D3111">
        <w:rPr>
          <w:rStyle w:val="CommentReference"/>
        </w:rPr>
        <w:commentReference w:id="236"/>
      </w:r>
    </w:p>
    <w:tbl>
      <w:tblPr>
        <w:tblW w:w="8237" w:type="dxa"/>
        <w:tblInd w:w="13" w:type="dxa"/>
        <w:tblLayout w:type="fixed"/>
        <w:tblCellMar>
          <w:left w:w="28" w:type="dxa"/>
          <w:right w:w="28" w:type="dxa"/>
        </w:tblCellMar>
        <w:tblLook w:val="04A0" w:firstRow="1" w:lastRow="0" w:firstColumn="1" w:lastColumn="0" w:noHBand="0" w:noVBand="1"/>
      </w:tblPr>
      <w:tblGrid>
        <w:gridCol w:w="2992"/>
        <w:gridCol w:w="2126"/>
        <w:gridCol w:w="2127"/>
        <w:gridCol w:w="992"/>
      </w:tblGrid>
      <w:tr w:rsidR="00F960E1" w:rsidRPr="00D01228" w14:paraId="3EAA87A7" w14:textId="77777777" w:rsidTr="000F71C8">
        <w:trPr>
          <w:trHeight w:val="320"/>
          <w:ins w:id="237" w:author="Hsiang-Yuan Lin" w:date="2018-12-12T17:30:00Z"/>
        </w:trPr>
        <w:tc>
          <w:tcPr>
            <w:tcW w:w="2992" w:type="dxa"/>
            <w:tcBorders>
              <w:top w:val="double" w:sz="4" w:space="0" w:color="auto"/>
              <w:left w:val="nil"/>
              <w:bottom w:val="single" w:sz="4" w:space="0" w:color="auto"/>
              <w:right w:val="single" w:sz="8" w:space="0" w:color="FFFFFF"/>
            </w:tcBorders>
            <w:shd w:val="clear" w:color="auto" w:fill="auto"/>
            <w:hideMark/>
          </w:tcPr>
          <w:p w14:paraId="310A1DBB" w14:textId="77777777" w:rsidR="00F960E1" w:rsidRPr="005645C2" w:rsidRDefault="00F960E1" w:rsidP="000F71C8">
            <w:pPr>
              <w:rPr>
                <w:ins w:id="238" w:author="Hsiang-Yuan Lin" w:date="2018-12-12T17:30:00Z"/>
                <w:rFonts w:ascii="Times New Roman" w:eastAsia="PMingLiU" w:hAnsi="Times New Roman" w:cs="Times New Roman"/>
              </w:rPr>
            </w:pPr>
            <w:ins w:id="239" w:author="Hsiang-Yuan Lin" w:date="2018-12-12T17:30:00Z">
              <w:r w:rsidRPr="005645C2">
                <w:rPr>
                  <w:rFonts w:ascii="Times New Roman" w:eastAsia="PMingLiU" w:hAnsi="Times New Roman" w:cs="Times New Roman"/>
                </w:rPr>
                <w:t>Mean (SD)</w:t>
              </w:r>
            </w:ins>
          </w:p>
        </w:tc>
        <w:tc>
          <w:tcPr>
            <w:tcW w:w="2126" w:type="dxa"/>
            <w:tcBorders>
              <w:top w:val="double" w:sz="4" w:space="0" w:color="auto"/>
              <w:left w:val="single" w:sz="8" w:space="0" w:color="FFFFFF"/>
              <w:bottom w:val="single" w:sz="4" w:space="0" w:color="auto"/>
              <w:right w:val="single" w:sz="8" w:space="0" w:color="FFFFFF"/>
            </w:tcBorders>
            <w:shd w:val="clear" w:color="auto" w:fill="auto"/>
            <w:vAlign w:val="center"/>
            <w:hideMark/>
          </w:tcPr>
          <w:p w14:paraId="6C2362ED" w14:textId="77777777" w:rsidR="00F960E1" w:rsidRPr="005645C2" w:rsidRDefault="00F960E1" w:rsidP="000F71C8">
            <w:pPr>
              <w:rPr>
                <w:ins w:id="240" w:author="Hsiang-Yuan Lin" w:date="2018-12-12T17:30:00Z"/>
                <w:rFonts w:ascii="Times New Roman" w:eastAsia="PMingLiU" w:hAnsi="Times New Roman" w:cs="Times New Roman"/>
                <w:b/>
                <w:bCs/>
              </w:rPr>
            </w:pPr>
            <w:ins w:id="241" w:author="Hsiang-Yuan Lin" w:date="2018-12-12T17:30:00Z">
              <w:r w:rsidRPr="005645C2">
                <w:rPr>
                  <w:rFonts w:ascii="Times New Roman" w:eastAsia="PMingLiU" w:hAnsi="Times New Roman" w:cs="Times New Roman"/>
                  <w:b/>
                  <w:bCs/>
                </w:rPr>
                <w:t>Control (N=118)</w:t>
              </w:r>
            </w:ins>
          </w:p>
        </w:tc>
        <w:tc>
          <w:tcPr>
            <w:tcW w:w="2127" w:type="dxa"/>
            <w:tcBorders>
              <w:top w:val="double" w:sz="4" w:space="0" w:color="auto"/>
              <w:left w:val="single" w:sz="8" w:space="0" w:color="FFFFFF"/>
              <w:bottom w:val="single" w:sz="4" w:space="0" w:color="auto"/>
              <w:right w:val="single" w:sz="8" w:space="0" w:color="FFFFFF"/>
            </w:tcBorders>
            <w:shd w:val="clear" w:color="auto" w:fill="auto"/>
            <w:vAlign w:val="center"/>
            <w:hideMark/>
          </w:tcPr>
          <w:p w14:paraId="24970FB1" w14:textId="77777777" w:rsidR="00F960E1" w:rsidRPr="005645C2" w:rsidRDefault="00F960E1" w:rsidP="000F71C8">
            <w:pPr>
              <w:rPr>
                <w:ins w:id="242" w:author="Hsiang-Yuan Lin" w:date="2018-12-12T17:30:00Z"/>
                <w:rFonts w:ascii="Times New Roman" w:eastAsia="PMingLiU" w:hAnsi="Times New Roman" w:cs="Times New Roman"/>
                <w:b/>
                <w:bCs/>
              </w:rPr>
            </w:pPr>
            <w:ins w:id="243" w:author="Hsiang-Yuan Lin" w:date="2018-12-12T17:30:00Z">
              <w:r w:rsidRPr="005645C2">
                <w:rPr>
                  <w:rFonts w:ascii="Times New Roman" w:eastAsia="PMingLiU" w:hAnsi="Times New Roman" w:cs="Times New Roman"/>
                  <w:b/>
                  <w:bCs/>
                </w:rPr>
                <w:t>ADHD (N=78)</w:t>
              </w:r>
            </w:ins>
          </w:p>
        </w:tc>
        <w:tc>
          <w:tcPr>
            <w:tcW w:w="992" w:type="dxa"/>
            <w:tcBorders>
              <w:top w:val="double" w:sz="4" w:space="0" w:color="auto"/>
              <w:left w:val="single" w:sz="8" w:space="0" w:color="FFFFFF"/>
              <w:bottom w:val="single" w:sz="4" w:space="0" w:color="auto"/>
              <w:right w:val="nil"/>
            </w:tcBorders>
            <w:shd w:val="clear" w:color="auto" w:fill="auto"/>
            <w:vAlign w:val="center"/>
            <w:hideMark/>
          </w:tcPr>
          <w:p w14:paraId="5241BADD" w14:textId="77777777" w:rsidR="00F960E1" w:rsidRPr="005645C2" w:rsidRDefault="00F960E1" w:rsidP="000F71C8">
            <w:pPr>
              <w:rPr>
                <w:ins w:id="244" w:author="Hsiang-Yuan Lin" w:date="2018-12-12T17:30:00Z"/>
                <w:rFonts w:ascii="Times New Roman" w:eastAsia="PMingLiU" w:hAnsi="Times New Roman" w:cs="Times New Roman"/>
                <w:b/>
                <w:bCs/>
              </w:rPr>
            </w:pPr>
            <w:ins w:id="245" w:author="Hsiang-Yuan Lin" w:date="2018-12-12T17:30:00Z">
              <w:r w:rsidRPr="005645C2">
                <w:rPr>
                  <w:rFonts w:ascii="Times New Roman" w:eastAsia="PMingLiU" w:hAnsi="Times New Roman" w:cs="Times New Roman"/>
                  <w:b/>
                  <w:bCs/>
                </w:rPr>
                <w:t>Statistics</w:t>
              </w:r>
            </w:ins>
          </w:p>
        </w:tc>
      </w:tr>
      <w:tr w:rsidR="00F960E1" w:rsidRPr="00D01228" w14:paraId="4B3EB4B7" w14:textId="77777777" w:rsidTr="000F71C8">
        <w:trPr>
          <w:trHeight w:val="103"/>
          <w:ins w:id="246" w:author="Hsiang-Yuan Lin" w:date="2018-12-12T17:30:00Z"/>
        </w:trPr>
        <w:tc>
          <w:tcPr>
            <w:tcW w:w="2992" w:type="dxa"/>
            <w:tcBorders>
              <w:top w:val="single" w:sz="4" w:space="0" w:color="auto"/>
              <w:left w:val="nil"/>
              <w:bottom w:val="single" w:sz="8" w:space="0" w:color="FFFFFF"/>
              <w:right w:val="single" w:sz="8" w:space="0" w:color="FFFFFF"/>
            </w:tcBorders>
            <w:shd w:val="clear" w:color="auto" w:fill="auto"/>
            <w:vAlign w:val="center"/>
            <w:hideMark/>
          </w:tcPr>
          <w:p w14:paraId="2F22E391" w14:textId="77777777" w:rsidR="00F960E1" w:rsidRPr="005645C2" w:rsidRDefault="00F960E1" w:rsidP="000F71C8">
            <w:pPr>
              <w:rPr>
                <w:ins w:id="247" w:author="Hsiang-Yuan Lin" w:date="2018-12-12T17:30:00Z"/>
                <w:rFonts w:ascii="Times New Roman" w:eastAsia="PMingLiU" w:hAnsi="Times New Roman" w:cs="Times New Roman"/>
                <w:b/>
              </w:rPr>
            </w:pPr>
            <w:ins w:id="248" w:author="Hsiang-Yuan Lin" w:date="2018-12-12T17:30:00Z">
              <w:r w:rsidRPr="005645C2">
                <w:rPr>
                  <w:rFonts w:ascii="Times New Roman" w:eastAsia="PMingLiU" w:hAnsi="Times New Roman" w:cs="Times New Roman"/>
                  <w:b/>
                </w:rPr>
                <w:t>Age (18-39 years)</w:t>
              </w:r>
            </w:ins>
          </w:p>
        </w:tc>
        <w:tc>
          <w:tcPr>
            <w:tcW w:w="2126" w:type="dxa"/>
            <w:tcBorders>
              <w:top w:val="single" w:sz="4" w:space="0" w:color="auto"/>
              <w:left w:val="nil"/>
              <w:bottom w:val="single" w:sz="8" w:space="0" w:color="FFFFFF"/>
              <w:right w:val="single" w:sz="8" w:space="0" w:color="FFFFFF"/>
            </w:tcBorders>
            <w:shd w:val="clear" w:color="auto" w:fill="auto"/>
            <w:vAlign w:val="center"/>
            <w:hideMark/>
          </w:tcPr>
          <w:p w14:paraId="6880F99B" w14:textId="77777777" w:rsidR="00F960E1" w:rsidRPr="005645C2" w:rsidRDefault="00F960E1" w:rsidP="000F71C8">
            <w:pPr>
              <w:rPr>
                <w:ins w:id="249" w:author="Hsiang-Yuan Lin" w:date="2018-12-12T17:30:00Z"/>
                <w:rFonts w:ascii="Times New Roman" w:eastAsia="PMingLiU" w:hAnsi="Times New Roman" w:cs="Times New Roman"/>
              </w:rPr>
            </w:pPr>
            <w:ins w:id="250" w:author="Hsiang-Yuan Lin" w:date="2018-12-12T17:30:00Z">
              <w:r>
                <w:rPr>
                  <w:rFonts w:ascii="Times New Roman" w:eastAsia="PMingLiU" w:hAnsi="Times New Roman" w:cs="Times New Roman"/>
                </w:rPr>
                <w:t>25.8 (5.0</w:t>
              </w:r>
              <w:r w:rsidRPr="005645C2">
                <w:rPr>
                  <w:rFonts w:ascii="Times New Roman" w:eastAsia="PMingLiU" w:hAnsi="Times New Roman" w:cs="Times New Roman"/>
                </w:rPr>
                <w:t>)</w:t>
              </w:r>
            </w:ins>
          </w:p>
        </w:tc>
        <w:tc>
          <w:tcPr>
            <w:tcW w:w="2127" w:type="dxa"/>
            <w:tcBorders>
              <w:top w:val="single" w:sz="4" w:space="0" w:color="auto"/>
              <w:left w:val="nil"/>
              <w:bottom w:val="single" w:sz="8" w:space="0" w:color="FFFFFF"/>
              <w:right w:val="single" w:sz="8" w:space="0" w:color="FFFFFF"/>
            </w:tcBorders>
            <w:shd w:val="clear" w:color="auto" w:fill="auto"/>
            <w:vAlign w:val="center"/>
            <w:hideMark/>
          </w:tcPr>
          <w:p w14:paraId="36F49789" w14:textId="77777777" w:rsidR="00F960E1" w:rsidRPr="005645C2" w:rsidRDefault="00F960E1" w:rsidP="000F71C8">
            <w:pPr>
              <w:rPr>
                <w:ins w:id="251" w:author="Hsiang-Yuan Lin" w:date="2018-12-12T17:30:00Z"/>
                <w:rFonts w:ascii="Times New Roman" w:eastAsia="PMingLiU" w:hAnsi="Times New Roman" w:cs="Times New Roman"/>
              </w:rPr>
            </w:pPr>
            <w:ins w:id="252" w:author="Hsiang-Yuan Lin" w:date="2018-12-12T17:30:00Z">
              <w:r>
                <w:rPr>
                  <w:rFonts w:ascii="Times New Roman" w:eastAsia="PMingLiU" w:hAnsi="Times New Roman" w:cs="Times New Roman"/>
                </w:rPr>
                <w:t>26.6 (5.5</w:t>
              </w:r>
              <w:r w:rsidRPr="005645C2">
                <w:rPr>
                  <w:rFonts w:ascii="Times New Roman" w:eastAsia="PMingLiU" w:hAnsi="Times New Roman" w:cs="Times New Roman"/>
                </w:rPr>
                <w:t>)</w:t>
              </w:r>
            </w:ins>
          </w:p>
        </w:tc>
        <w:tc>
          <w:tcPr>
            <w:tcW w:w="992" w:type="dxa"/>
            <w:tcBorders>
              <w:top w:val="single" w:sz="4" w:space="0" w:color="auto"/>
              <w:left w:val="nil"/>
              <w:bottom w:val="single" w:sz="8" w:space="0" w:color="FFFFFF"/>
              <w:right w:val="nil"/>
            </w:tcBorders>
            <w:shd w:val="clear" w:color="auto" w:fill="auto"/>
            <w:vAlign w:val="center"/>
            <w:hideMark/>
          </w:tcPr>
          <w:p w14:paraId="60662FA5" w14:textId="77777777" w:rsidR="00F960E1" w:rsidRPr="005645C2" w:rsidRDefault="00F960E1" w:rsidP="000F71C8">
            <w:pPr>
              <w:rPr>
                <w:ins w:id="253" w:author="Hsiang-Yuan Lin" w:date="2018-12-12T17:30:00Z"/>
                <w:rFonts w:ascii="Times New Roman" w:eastAsia="PMingLiU" w:hAnsi="Times New Roman" w:cs="Times New Roman"/>
              </w:rPr>
            </w:pPr>
            <w:ins w:id="254"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Pr>
                  <w:rFonts w:ascii="Times New Roman" w:eastAsia="PMingLiU" w:hAnsi="Times New Roman" w:cs="Times New Roman"/>
                </w:rPr>
                <w:t>= 0.287</w:t>
              </w:r>
            </w:ins>
          </w:p>
        </w:tc>
      </w:tr>
      <w:tr w:rsidR="00F960E1" w:rsidRPr="00D01228" w14:paraId="4713D8D5" w14:textId="77777777" w:rsidTr="000F71C8">
        <w:trPr>
          <w:trHeight w:val="98"/>
          <w:ins w:id="255" w:author="Hsiang-Yuan Lin" w:date="2018-12-12T17:30:00Z"/>
        </w:trPr>
        <w:tc>
          <w:tcPr>
            <w:tcW w:w="2992" w:type="dxa"/>
            <w:tcBorders>
              <w:top w:val="nil"/>
              <w:left w:val="nil"/>
              <w:bottom w:val="single" w:sz="8" w:space="0" w:color="FFFFFF"/>
              <w:right w:val="single" w:sz="8" w:space="0" w:color="FFFFFF"/>
            </w:tcBorders>
            <w:shd w:val="clear" w:color="auto" w:fill="auto"/>
            <w:vAlign w:val="center"/>
            <w:hideMark/>
          </w:tcPr>
          <w:p w14:paraId="3FA7C046" w14:textId="77777777" w:rsidR="00F960E1" w:rsidRPr="005645C2" w:rsidRDefault="00F960E1" w:rsidP="000F71C8">
            <w:pPr>
              <w:rPr>
                <w:ins w:id="256" w:author="Hsiang-Yuan Lin" w:date="2018-12-12T17:30:00Z"/>
                <w:rFonts w:ascii="Times New Roman" w:eastAsia="PMingLiU" w:hAnsi="Times New Roman" w:cs="Times New Roman"/>
                <w:b/>
              </w:rPr>
            </w:pPr>
            <w:ins w:id="257" w:author="Hsiang-Yuan Lin" w:date="2018-12-12T17:30:00Z">
              <w:r w:rsidRPr="005645C2">
                <w:rPr>
                  <w:rFonts w:ascii="Times New Roman" w:eastAsia="PMingLiU" w:hAnsi="Times New Roman" w:cs="Times New Roman"/>
                  <w:b/>
                </w:rPr>
                <w:t>Sex (M/F)</w:t>
              </w:r>
            </w:ins>
          </w:p>
        </w:tc>
        <w:tc>
          <w:tcPr>
            <w:tcW w:w="2126" w:type="dxa"/>
            <w:tcBorders>
              <w:top w:val="nil"/>
              <w:left w:val="nil"/>
              <w:bottom w:val="single" w:sz="8" w:space="0" w:color="FFFFFF"/>
              <w:right w:val="single" w:sz="8" w:space="0" w:color="FFFFFF"/>
            </w:tcBorders>
            <w:shd w:val="clear" w:color="auto" w:fill="auto"/>
            <w:vAlign w:val="center"/>
            <w:hideMark/>
          </w:tcPr>
          <w:p w14:paraId="21881792" w14:textId="77777777" w:rsidR="00F960E1" w:rsidRPr="005645C2" w:rsidRDefault="00F960E1" w:rsidP="000F71C8">
            <w:pPr>
              <w:rPr>
                <w:ins w:id="258" w:author="Hsiang-Yuan Lin" w:date="2018-12-12T17:30:00Z"/>
                <w:rFonts w:ascii="Times New Roman" w:eastAsia="PMingLiU" w:hAnsi="Times New Roman" w:cs="Times New Roman"/>
              </w:rPr>
            </w:pPr>
            <w:ins w:id="259" w:author="Hsiang-Yuan Lin" w:date="2018-12-12T17:30:00Z">
              <w:r>
                <w:rPr>
                  <w:rFonts w:ascii="Times New Roman" w:eastAsia="PMingLiU" w:hAnsi="Times New Roman" w:cs="Times New Roman"/>
                </w:rPr>
                <w:t>76/42</w:t>
              </w:r>
            </w:ins>
          </w:p>
        </w:tc>
        <w:tc>
          <w:tcPr>
            <w:tcW w:w="2127" w:type="dxa"/>
            <w:tcBorders>
              <w:top w:val="nil"/>
              <w:left w:val="nil"/>
              <w:bottom w:val="single" w:sz="8" w:space="0" w:color="FFFFFF"/>
              <w:right w:val="single" w:sz="8" w:space="0" w:color="FFFFFF"/>
            </w:tcBorders>
            <w:shd w:val="clear" w:color="auto" w:fill="auto"/>
            <w:vAlign w:val="center"/>
            <w:hideMark/>
          </w:tcPr>
          <w:p w14:paraId="7CFD0338" w14:textId="77777777" w:rsidR="00F960E1" w:rsidRPr="005645C2" w:rsidRDefault="00F960E1" w:rsidP="000F71C8">
            <w:pPr>
              <w:rPr>
                <w:ins w:id="260" w:author="Hsiang-Yuan Lin" w:date="2018-12-12T17:30:00Z"/>
                <w:rFonts w:ascii="Times New Roman" w:eastAsia="PMingLiU" w:hAnsi="Times New Roman" w:cs="Times New Roman"/>
              </w:rPr>
            </w:pPr>
            <w:ins w:id="261" w:author="Hsiang-Yuan Lin" w:date="2018-12-12T17:30:00Z">
              <w:r>
                <w:rPr>
                  <w:rFonts w:ascii="Times New Roman" w:eastAsia="PMingLiU" w:hAnsi="Times New Roman" w:cs="Times New Roman"/>
                </w:rPr>
                <w:t>54</w:t>
              </w:r>
              <w:r w:rsidRPr="005645C2">
                <w:rPr>
                  <w:rFonts w:ascii="Times New Roman" w:eastAsia="PMingLiU" w:hAnsi="Times New Roman" w:cs="Times New Roman"/>
                </w:rPr>
                <w:t>/24</w:t>
              </w:r>
            </w:ins>
          </w:p>
        </w:tc>
        <w:tc>
          <w:tcPr>
            <w:tcW w:w="992" w:type="dxa"/>
            <w:tcBorders>
              <w:top w:val="nil"/>
              <w:left w:val="nil"/>
              <w:bottom w:val="single" w:sz="8" w:space="0" w:color="FFFFFF"/>
              <w:right w:val="nil"/>
            </w:tcBorders>
            <w:shd w:val="clear" w:color="auto" w:fill="auto"/>
            <w:vAlign w:val="center"/>
            <w:hideMark/>
          </w:tcPr>
          <w:p w14:paraId="11716A9E" w14:textId="77777777" w:rsidR="00F960E1" w:rsidRPr="005645C2" w:rsidRDefault="00F960E1" w:rsidP="000F71C8">
            <w:pPr>
              <w:rPr>
                <w:ins w:id="262" w:author="Hsiang-Yuan Lin" w:date="2018-12-12T17:30:00Z"/>
                <w:rFonts w:ascii="Times New Roman" w:eastAsia="PMingLiU" w:hAnsi="Times New Roman" w:cs="Times New Roman"/>
              </w:rPr>
            </w:pPr>
            <w:ins w:id="263"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sidRPr="005645C2">
                <w:rPr>
                  <w:rFonts w:ascii="Times New Roman" w:eastAsia="PMingLiU" w:hAnsi="Times New Roman" w:cs="Times New Roman"/>
                </w:rPr>
                <w:t>=</w:t>
              </w:r>
              <w:r>
                <w:rPr>
                  <w:rFonts w:ascii="Times New Roman" w:eastAsia="PMingLiU" w:hAnsi="Times New Roman" w:cs="Times New Roman"/>
                </w:rPr>
                <w:t xml:space="preserve"> 0.</w:t>
              </w:r>
              <w:r w:rsidRPr="005645C2">
                <w:rPr>
                  <w:rFonts w:ascii="Times New Roman" w:eastAsia="PMingLiU" w:hAnsi="Times New Roman" w:cs="Times New Roman"/>
                </w:rPr>
                <w:t>4</w:t>
              </w:r>
              <w:r>
                <w:rPr>
                  <w:rFonts w:ascii="Times New Roman" w:eastAsia="PMingLiU" w:hAnsi="Times New Roman" w:cs="Times New Roman"/>
                </w:rPr>
                <w:t>84</w:t>
              </w:r>
            </w:ins>
          </w:p>
        </w:tc>
      </w:tr>
      <w:tr w:rsidR="00F960E1" w:rsidRPr="00D01228" w14:paraId="741A78EA" w14:textId="77777777" w:rsidTr="000F71C8">
        <w:trPr>
          <w:trHeight w:val="53"/>
          <w:ins w:id="264" w:author="Hsiang-Yuan Lin" w:date="2018-12-12T17:30:00Z"/>
        </w:trPr>
        <w:tc>
          <w:tcPr>
            <w:tcW w:w="2992" w:type="dxa"/>
            <w:tcBorders>
              <w:top w:val="nil"/>
              <w:left w:val="nil"/>
              <w:bottom w:val="single" w:sz="8" w:space="0" w:color="FFFFFF"/>
              <w:right w:val="single" w:sz="8" w:space="0" w:color="FFFFFF"/>
            </w:tcBorders>
            <w:shd w:val="clear" w:color="auto" w:fill="auto"/>
            <w:vAlign w:val="center"/>
            <w:hideMark/>
          </w:tcPr>
          <w:p w14:paraId="5F724E60" w14:textId="77777777" w:rsidR="00F960E1" w:rsidRPr="005645C2" w:rsidRDefault="00F960E1" w:rsidP="000F71C8">
            <w:pPr>
              <w:rPr>
                <w:ins w:id="265" w:author="Hsiang-Yuan Lin" w:date="2018-12-12T17:30:00Z"/>
                <w:rFonts w:ascii="Times New Roman" w:eastAsia="PMingLiU" w:hAnsi="Times New Roman" w:cs="Times New Roman"/>
                <w:b/>
              </w:rPr>
            </w:pPr>
            <w:ins w:id="266" w:author="Hsiang-Yuan Lin" w:date="2018-12-12T17:30:00Z">
              <w:r w:rsidRPr="005645C2">
                <w:rPr>
                  <w:rFonts w:ascii="Times New Roman" w:eastAsia="PMingLiU" w:hAnsi="Times New Roman" w:cs="Times New Roman"/>
                  <w:b/>
                </w:rPr>
                <w:t>Handedness (R/L)</w:t>
              </w:r>
            </w:ins>
          </w:p>
        </w:tc>
        <w:tc>
          <w:tcPr>
            <w:tcW w:w="2126" w:type="dxa"/>
            <w:tcBorders>
              <w:top w:val="nil"/>
              <w:left w:val="nil"/>
              <w:bottom w:val="single" w:sz="8" w:space="0" w:color="FFFFFF"/>
              <w:right w:val="single" w:sz="8" w:space="0" w:color="FFFFFF"/>
            </w:tcBorders>
            <w:shd w:val="clear" w:color="auto" w:fill="auto"/>
            <w:vAlign w:val="center"/>
            <w:hideMark/>
          </w:tcPr>
          <w:p w14:paraId="3F35A166" w14:textId="77777777" w:rsidR="00F960E1" w:rsidRPr="005645C2" w:rsidRDefault="00F960E1" w:rsidP="000F71C8">
            <w:pPr>
              <w:rPr>
                <w:ins w:id="267" w:author="Hsiang-Yuan Lin" w:date="2018-12-12T17:30:00Z"/>
                <w:rFonts w:ascii="Times New Roman" w:eastAsia="PMingLiU" w:hAnsi="Times New Roman" w:cs="Times New Roman"/>
              </w:rPr>
            </w:pPr>
            <w:ins w:id="268" w:author="Hsiang-Yuan Lin" w:date="2018-12-12T17:30:00Z">
              <w:r>
                <w:rPr>
                  <w:rFonts w:ascii="Times New Roman" w:eastAsia="PMingLiU" w:hAnsi="Times New Roman" w:cs="Times New Roman"/>
                </w:rPr>
                <w:t>113</w:t>
              </w:r>
              <w:r w:rsidRPr="005645C2">
                <w:rPr>
                  <w:rFonts w:ascii="Times New Roman" w:eastAsia="PMingLiU" w:hAnsi="Times New Roman" w:cs="Times New Roman"/>
                </w:rPr>
                <w:t>/5</w:t>
              </w:r>
            </w:ins>
          </w:p>
        </w:tc>
        <w:tc>
          <w:tcPr>
            <w:tcW w:w="2127" w:type="dxa"/>
            <w:tcBorders>
              <w:top w:val="nil"/>
              <w:left w:val="nil"/>
              <w:bottom w:val="single" w:sz="8" w:space="0" w:color="FFFFFF"/>
              <w:right w:val="single" w:sz="8" w:space="0" w:color="FFFFFF"/>
            </w:tcBorders>
            <w:shd w:val="clear" w:color="auto" w:fill="auto"/>
            <w:vAlign w:val="center"/>
            <w:hideMark/>
          </w:tcPr>
          <w:p w14:paraId="077DAECF" w14:textId="77777777" w:rsidR="00F960E1" w:rsidRPr="005645C2" w:rsidRDefault="00F960E1" w:rsidP="000F71C8">
            <w:pPr>
              <w:rPr>
                <w:ins w:id="269" w:author="Hsiang-Yuan Lin" w:date="2018-12-12T17:30:00Z"/>
                <w:rFonts w:ascii="Times New Roman" w:eastAsia="PMingLiU" w:hAnsi="Times New Roman" w:cs="Times New Roman"/>
              </w:rPr>
            </w:pPr>
            <w:ins w:id="270" w:author="Hsiang-Yuan Lin" w:date="2018-12-12T17:30:00Z">
              <w:r>
                <w:rPr>
                  <w:rFonts w:ascii="Times New Roman" w:eastAsia="PMingLiU" w:hAnsi="Times New Roman" w:cs="Times New Roman"/>
                </w:rPr>
                <w:t>64/14</w:t>
              </w:r>
            </w:ins>
          </w:p>
        </w:tc>
        <w:tc>
          <w:tcPr>
            <w:tcW w:w="992" w:type="dxa"/>
            <w:tcBorders>
              <w:top w:val="nil"/>
              <w:left w:val="nil"/>
              <w:bottom w:val="single" w:sz="8" w:space="0" w:color="FFFFFF"/>
              <w:right w:val="nil"/>
            </w:tcBorders>
            <w:shd w:val="clear" w:color="auto" w:fill="auto"/>
            <w:vAlign w:val="center"/>
            <w:hideMark/>
          </w:tcPr>
          <w:p w14:paraId="7BA7EC20" w14:textId="77777777" w:rsidR="00F960E1" w:rsidRPr="005645C2" w:rsidRDefault="00F960E1" w:rsidP="000F71C8">
            <w:pPr>
              <w:rPr>
                <w:ins w:id="271" w:author="Hsiang-Yuan Lin" w:date="2018-12-12T17:30:00Z"/>
                <w:rFonts w:ascii="Times New Roman" w:eastAsia="PMingLiU" w:hAnsi="Times New Roman" w:cs="Times New Roman"/>
              </w:rPr>
            </w:pPr>
            <w:ins w:id="272"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Pr>
                  <w:rFonts w:ascii="Times New Roman" w:eastAsia="PMingLiU" w:hAnsi="Times New Roman" w:cs="Times New Roman"/>
                </w:rPr>
                <w:t xml:space="preserve">= </w:t>
              </w:r>
              <w:r w:rsidRPr="005645C2">
                <w:rPr>
                  <w:rFonts w:ascii="Times New Roman" w:eastAsia="PMingLiU" w:hAnsi="Times New Roman" w:cs="Times New Roman"/>
                </w:rPr>
                <w:t xml:space="preserve">0.001 </w:t>
              </w:r>
            </w:ins>
          </w:p>
        </w:tc>
      </w:tr>
      <w:tr w:rsidR="00F960E1" w:rsidRPr="00D01228" w14:paraId="5D3E9501" w14:textId="77777777" w:rsidTr="000F71C8">
        <w:trPr>
          <w:trHeight w:val="53"/>
          <w:ins w:id="273" w:author="Hsiang-Yuan Lin" w:date="2018-12-12T17:30:00Z"/>
        </w:trPr>
        <w:tc>
          <w:tcPr>
            <w:tcW w:w="2992" w:type="dxa"/>
            <w:tcBorders>
              <w:top w:val="nil"/>
              <w:left w:val="nil"/>
              <w:bottom w:val="single" w:sz="8" w:space="0" w:color="FFFFFF"/>
              <w:right w:val="single" w:sz="8" w:space="0" w:color="FFFFFF"/>
            </w:tcBorders>
            <w:shd w:val="clear" w:color="auto" w:fill="auto"/>
            <w:vAlign w:val="center"/>
            <w:hideMark/>
          </w:tcPr>
          <w:p w14:paraId="369D9B6D" w14:textId="77777777" w:rsidR="00F960E1" w:rsidRPr="005645C2" w:rsidRDefault="00F960E1" w:rsidP="000F71C8">
            <w:pPr>
              <w:rPr>
                <w:ins w:id="274" w:author="Hsiang-Yuan Lin" w:date="2018-12-12T17:30:00Z"/>
                <w:rFonts w:ascii="Times New Roman" w:eastAsia="PMingLiU" w:hAnsi="Times New Roman" w:cs="Times New Roman"/>
                <w:b/>
              </w:rPr>
            </w:pPr>
            <w:ins w:id="275" w:author="Hsiang-Yuan Lin" w:date="2018-12-12T17:30:00Z">
              <w:r w:rsidRPr="005645C2">
                <w:rPr>
                  <w:rFonts w:ascii="Times New Roman" w:eastAsia="PMingLiU" w:hAnsi="Times New Roman" w:cs="Times New Roman"/>
                  <w:b/>
                </w:rPr>
                <w:t>FIQ</w:t>
              </w:r>
            </w:ins>
          </w:p>
        </w:tc>
        <w:tc>
          <w:tcPr>
            <w:tcW w:w="2126" w:type="dxa"/>
            <w:tcBorders>
              <w:top w:val="nil"/>
              <w:left w:val="nil"/>
              <w:bottom w:val="single" w:sz="8" w:space="0" w:color="FFFFFF"/>
              <w:right w:val="single" w:sz="8" w:space="0" w:color="FFFFFF"/>
            </w:tcBorders>
            <w:shd w:val="clear" w:color="auto" w:fill="auto"/>
            <w:vAlign w:val="center"/>
            <w:hideMark/>
          </w:tcPr>
          <w:p w14:paraId="57606629" w14:textId="77777777" w:rsidR="00F960E1" w:rsidRPr="005645C2" w:rsidRDefault="00F960E1" w:rsidP="000F71C8">
            <w:pPr>
              <w:rPr>
                <w:ins w:id="276" w:author="Hsiang-Yuan Lin" w:date="2018-12-12T17:30:00Z"/>
                <w:rFonts w:ascii="Times New Roman" w:eastAsia="PMingLiU" w:hAnsi="Times New Roman" w:cs="Times New Roman"/>
              </w:rPr>
            </w:pPr>
            <w:ins w:id="277" w:author="Hsiang-Yuan Lin" w:date="2018-12-12T17:30:00Z">
              <w:r w:rsidRPr="005645C2">
                <w:rPr>
                  <w:rFonts w:ascii="Times New Roman" w:eastAsia="PMingLiU" w:hAnsi="Times New Roman" w:cs="Times New Roman"/>
                </w:rPr>
                <w:t>109.8 (9.3)</w:t>
              </w:r>
              <w:r w:rsidRPr="005645C2">
                <w:rPr>
                  <w:rFonts w:ascii="Times New Roman" w:eastAsia="PMingLiU" w:hAnsi="Times New Roman" w:cs="Times New Roman" w:hint="eastAsia"/>
                </w:rPr>
                <w:t xml:space="preserve"> </w:t>
              </w:r>
            </w:ins>
          </w:p>
          <w:p w14:paraId="283C0A43" w14:textId="77777777" w:rsidR="00F960E1" w:rsidRPr="005645C2" w:rsidRDefault="00F960E1" w:rsidP="000F71C8">
            <w:pPr>
              <w:rPr>
                <w:ins w:id="278" w:author="Hsiang-Yuan Lin" w:date="2018-12-12T17:30:00Z"/>
                <w:rFonts w:ascii="Times New Roman" w:eastAsia="PMingLiU" w:hAnsi="Times New Roman" w:cs="Times New Roman"/>
              </w:rPr>
            </w:pPr>
            <w:ins w:id="279" w:author="Hsiang-Yuan Lin" w:date="2018-12-12T17:30:00Z">
              <w:r w:rsidRPr="005645C2">
                <w:rPr>
                  <w:rFonts w:ascii="Times New Roman" w:eastAsia="PMingLiU" w:hAnsi="Times New Roman" w:cs="Times New Roman"/>
                </w:rPr>
                <w:t>(range: 89-138)</w:t>
              </w:r>
            </w:ins>
          </w:p>
        </w:tc>
        <w:tc>
          <w:tcPr>
            <w:tcW w:w="2127" w:type="dxa"/>
            <w:tcBorders>
              <w:top w:val="nil"/>
              <w:left w:val="nil"/>
              <w:bottom w:val="single" w:sz="8" w:space="0" w:color="FFFFFF"/>
              <w:right w:val="single" w:sz="8" w:space="0" w:color="FFFFFF"/>
            </w:tcBorders>
            <w:shd w:val="clear" w:color="auto" w:fill="auto"/>
            <w:vAlign w:val="center"/>
            <w:hideMark/>
          </w:tcPr>
          <w:p w14:paraId="22627E3D" w14:textId="77777777" w:rsidR="00F960E1" w:rsidRPr="005645C2" w:rsidRDefault="00F960E1" w:rsidP="000F71C8">
            <w:pPr>
              <w:rPr>
                <w:ins w:id="280" w:author="Hsiang-Yuan Lin" w:date="2018-12-12T17:30:00Z"/>
                <w:rFonts w:ascii="Times New Roman" w:eastAsia="PMingLiU" w:hAnsi="Times New Roman" w:cs="Times New Roman"/>
              </w:rPr>
            </w:pPr>
            <w:ins w:id="281" w:author="Hsiang-Yuan Lin" w:date="2018-12-12T17:30:00Z">
              <w:r>
                <w:rPr>
                  <w:rFonts w:ascii="Times New Roman" w:eastAsia="PMingLiU" w:hAnsi="Times New Roman" w:cs="Times New Roman"/>
                </w:rPr>
                <w:t>107.5 (10.4</w:t>
              </w:r>
              <w:r w:rsidRPr="005645C2">
                <w:rPr>
                  <w:rFonts w:ascii="Times New Roman" w:eastAsia="PMingLiU" w:hAnsi="Times New Roman" w:cs="Times New Roman"/>
                </w:rPr>
                <w:t>)</w:t>
              </w:r>
            </w:ins>
          </w:p>
          <w:p w14:paraId="3791B218" w14:textId="77777777" w:rsidR="00F960E1" w:rsidRPr="005645C2" w:rsidRDefault="00F960E1" w:rsidP="000F71C8">
            <w:pPr>
              <w:rPr>
                <w:ins w:id="282" w:author="Hsiang-Yuan Lin" w:date="2018-12-12T17:30:00Z"/>
                <w:rFonts w:ascii="Times New Roman" w:eastAsia="PMingLiU" w:hAnsi="Times New Roman" w:cs="Times New Roman"/>
              </w:rPr>
            </w:pPr>
            <w:ins w:id="283" w:author="Hsiang-Yuan Lin" w:date="2018-12-12T17:30:00Z">
              <w:r w:rsidRPr="005645C2">
                <w:rPr>
                  <w:rFonts w:ascii="Times New Roman" w:eastAsia="PMingLiU" w:hAnsi="Times New Roman" w:cs="Times New Roman"/>
                </w:rPr>
                <w:t>(range: 80-137)</w:t>
              </w:r>
            </w:ins>
          </w:p>
        </w:tc>
        <w:tc>
          <w:tcPr>
            <w:tcW w:w="992" w:type="dxa"/>
            <w:tcBorders>
              <w:top w:val="nil"/>
              <w:left w:val="nil"/>
              <w:bottom w:val="single" w:sz="8" w:space="0" w:color="FFFFFF"/>
              <w:right w:val="nil"/>
            </w:tcBorders>
            <w:shd w:val="clear" w:color="auto" w:fill="auto"/>
            <w:vAlign w:val="center"/>
            <w:hideMark/>
          </w:tcPr>
          <w:p w14:paraId="6B6A0494" w14:textId="77777777" w:rsidR="00F960E1" w:rsidRPr="005645C2" w:rsidRDefault="00F960E1" w:rsidP="000F71C8">
            <w:pPr>
              <w:rPr>
                <w:ins w:id="284" w:author="Hsiang-Yuan Lin" w:date="2018-12-12T17:30:00Z"/>
                <w:rFonts w:ascii="Times New Roman" w:eastAsia="PMingLiU" w:hAnsi="Times New Roman" w:cs="Times New Roman"/>
              </w:rPr>
            </w:pPr>
            <w:ins w:id="285"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Pr>
                  <w:rFonts w:ascii="Times New Roman" w:eastAsia="PMingLiU" w:hAnsi="Times New Roman" w:cs="Times New Roman"/>
                </w:rPr>
                <w:t>= 0.101</w:t>
              </w:r>
            </w:ins>
          </w:p>
        </w:tc>
      </w:tr>
      <w:tr w:rsidR="00F960E1" w:rsidRPr="00D01228" w14:paraId="5E035F64" w14:textId="77777777" w:rsidTr="000F71C8">
        <w:trPr>
          <w:trHeight w:val="53"/>
          <w:ins w:id="286" w:author="Hsiang-Yuan Lin" w:date="2018-12-12T17:30:00Z"/>
        </w:trPr>
        <w:tc>
          <w:tcPr>
            <w:tcW w:w="2992" w:type="dxa"/>
            <w:tcBorders>
              <w:top w:val="nil"/>
              <w:left w:val="nil"/>
              <w:bottom w:val="single" w:sz="8" w:space="0" w:color="FFFFFF"/>
              <w:right w:val="single" w:sz="8" w:space="0" w:color="FFFFFF"/>
            </w:tcBorders>
            <w:shd w:val="clear" w:color="auto" w:fill="auto"/>
            <w:vAlign w:val="center"/>
            <w:hideMark/>
          </w:tcPr>
          <w:p w14:paraId="44E72F4A" w14:textId="77777777" w:rsidR="00F960E1" w:rsidRPr="005645C2" w:rsidRDefault="00F960E1" w:rsidP="000F71C8">
            <w:pPr>
              <w:rPr>
                <w:ins w:id="287" w:author="Hsiang-Yuan Lin" w:date="2018-12-12T17:30:00Z"/>
                <w:rFonts w:ascii="Times New Roman" w:eastAsia="PMingLiU" w:hAnsi="Times New Roman" w:cs="Times New Roman"/>
                <w:b/>
              </w:rPr>
            </w:pPr>
            <w:ins w:id="288" w:author="Hsiang-Yuan Lin" w:date="2018-12-12T17:30:00Z">
              <w:r w:rsidRPr="005645C2">
                <w:rPr>
                  <w:rFonts w:ascii="Times New Roman" w:eastAsia="PMingLiU" w:hAnsi="Times New Roman" w:cs="Times New Roman"/>
                  <w:b/>
                </w:rPr>
                <w:t>VIQ</w:t>
              </w:r>
            </w:ins>
          </w:p>
        </w:tc>
        <w:tc>
          <w:tcPr>
            <w:tcW w:w="2126" w:type="dxa"/>
            <w:tcBorders>
              <w:top w:val="nil"/>
              <w:left w:val="nil"/>
              <w:bottom w:val="single" w:sz="8" w:space="0" w:color="FFFFFF"/>
              <w:right w:val="single" w:sz="8" w:space="0" w:color="FFFFFF"/>
            </w:tcBorders>
            <w:shd w:val="clear" w:color="auto" w:fill="auto"/>
            <w:vAlign w:val="center"/>
            <w:hideMark/>
          </w:tcPr>
          <w:p w14:paraId="740E013F" w14:textId="77777777" w:rsidR="00F960E1" w:rsidRPr="005645C2" w:rsidRDefault="00F960E1" w:rsidP="000F71C8">
            <w:pPr>
              <w:rPr>
                <w:ins w:id="289" w:author="Hsiang-Yuan Lin" w:date="2018-12-12T17:30:00Z"/>
                <w:rFonts w:ascii="Times New Roman" w:eastAsia="PMingLiU" w:hAnsi="Times New Roman" w:cs="Times New Roman"/>
              </w:rPr>
            </w:pPr>
            <w:ins w:id="290" w:author="Hsiang-Yuan Lin" w:date="2018-12-12T17:30:00Z">
              <w:r>
                <w:rPr>
                  <w:rFonts w:ascii="Times New Roman" w:eastAsia="PMingLiU" w:hAnsi="Times New Roman" w:cs="Times New Roman"/>
                </w:rPr>
                <w:t>108.2 (9.0</w:t>
              </w:r>
              <w:r w:rsidRPr="005645C2">
                <w:rPr>
                  <w:rFonts w:ascii="Times New Roman" w:eastAsia="PMingLiU" w:hAnsi="Times New Roman" w:cs="Times New Roman"/>
                </w:rPr>
                <w:t>)</w:t>
              </w:r>
            </w:ins>
          </w:p>
        </w:tc>
        <w:tc>
          <w:tcPr>
            <w:tcW w:w="2127" w:type="dxa"/>
            <w:tcBorders>
              <w:top w:val="nil"/>
              <w:left w:val="nil"/>
              <w:bottom w:val="single" w:sz="8" w:space="0" w:color="FFFFFF"/>
              <w:right w:val="single" w:sz="8" w:space="0" w:color="FFFFFF"/>
            </w:tcBorders>
            <w:shd w:val="clear" w:color="auto" w:fill="auto"/>
            <w:vAlign w:val="center"/>
            <w:hideMark/>
          </w:tcPr>
          <w:p w14:paraId="5852C625" w14:textId="77777777" w:rsidR="00F960E1" w:rsidRPr="005645C2" w:rsidRDefault="00F960E1" w:rsidP="000F71C8">
            <w:pPr>
              <w:rPr>
                <w:ins w:id="291" w:author="Hsiang-Yuan Lin" w:date="2018-12-12T17:30:00Z"/>
                <w:rFonts w:ascii="Times New Roman" w:eastAsia="PMingLiU" w:hAnsi="Times New Roman" w:cs="Times New Roman"/>
              </w:rPr>
            </w:pPr>
            <w:ins w:id="292" w:author="Hsiang-Yuan Lin" w:date="2018-12-12T17:30:00Z">
              <w:r>
                <w:rPr>
                  <w:rFonts w:ascii="Times New Roman" w:eastAsia="PMingLiU" w:hAnsi="Times New Roman" w:cs="Times New Roman"/>
                </w:rPr>
                <w:t>105.7</w:t>
              </w:r>
              <w:r w:rsidRPr="005645C2">
                <w:rPr>
                  <w:rFonts w:ascii="Times New Roman" w:eastAsia="PMingLiU" w:hAnsi="Times New Roman" w:cs="Times New Roman"/>
                </w:rPr>
                <w:t xml:space="preserve"> (11.2)</w:t>
              </w:r>
            </w:ins>
          </w:p>
        </w:tc>
        <w:tc>
          <w:tcPr>
            <w:tcW w:w="992" w:type="dxa"/>
            <w:tcBorders>
              <w:top w:val="nil"/>
              <w:left w:val="nil"/>
              <w:bottom w:val="single" w:sz="8" w:space="0" w:color="FFFFFF"/>
              <w:right w:val="nil"/>
            </w:tcBorders>
            <w:shd w:val="clear" w:color="auto" w:fill="auto"/>
            <w:vAlign w:val="center"/>
            <w:hideMark/>
          </w:tcPr>
          <w:p w14:paraId="7A8867CF" w14:textId="77777777" w:rsidR="00F960E1" w:rsidRPr="005645C2" w:rsidRDefault="00F960E1" w:rsidP="000F71C8">
            <w:pPr>
              <w:rPr>
                <w:ins w:id="293" w:author="Hsiang-Yuan Lin" w:date="2018-12-12T17:30:00Z"/>
                <w:rFonts w:ascii="Times New Roman" w:eastAsia="PMingLiU" w:hAnsi="Times New Roman" w:cs="Times New Roman"/>
              </w:rPr>
            </w:pPr>
            <w:ins w:id="294"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Pr>
                  <w:rFonts w:ascii="Times New Roman" w:eastAsia="PMingLiU" w:hAnsi="Times New Roman" w:cs="Times New Roman"/>
                </w:rPr>
                <w:t>= 0.088</w:t>
              </w:r>
            </w:ins>
          </w:p>
        </w:tc>
      </w:tr>
      <w:tr w:rsidR="00F960E1" w:rsidRPr="00D01228" w14:paraId="476B5499" w14:textId="77777777" w:rsidTr="000F71C8">
        <w:trPr>
          <w:trHeight w:val="53"/>
          <w:ins w:id="295" w:author="Hsiang-Yuan Lin" w:date="2018-12-12T17:30:00Z"/>
        </w:trPr>
        <w:tc>
          <w:tcPr>
            <w:tcW w:w="2992" w:type="dxa"/>
            <w:tcBorders>
              <w:top w:val="single" w:sz="8" w:space="0" w:color="FFFFFF"/>
              <w:left w:val="nil"/>
              <w:bottom w:val="single" w:sz="4" w:space="0" w:color="auto"/>
              <w:right w:val="single" w:sz="8" w:space="0" w:color="FFFFFF"/>
            </w:tcBorders>
            <w:shd w:val="clear" w:color="auto" w:fill="auto"/>
            <w:vAlign w:val="center"/>
            <w:hideMark/>
          </w:tcPr>
          <w:p w14:paraId="426F6E72" w14:textId="77777777" w:rsidR="00F960E1" w:rsidRPr="005645C2" w:rsidRDefault="00F960E1" w:rsidP="000F71C8">
            <w:pPr>
              <w:rPr>
                <w:ins w:id="296" w:author="Hsiang-Yuan Lin" w:date="2018-12-12T17:30:00Z"/>
                <w:rFonts w:ascii="Times New Roman" w:eastAsia="PMingLiU" w:hAnsi="Times New Roman" w:cs="Times New Roman"/>
                <w:b/>
              </w:rPr>
            </w:pPr>
            <w:ins w:id="297" w:author="Hsiang-Yuan Lin" w:date="2018-12-12T17:30:00Z">
              <w:r w:rsidRPr="005645C2">
                <w:rPr>
                  <w:rFonts w:ascii="Times New Roman" w:eastAsia="PMingLiU" w:hAnsi="Times New Roman" w:cs="Times New Roman"/>
                  <w:b/>
                </w:rPr>
                <w:t>PIQ</w:t>
              </w:r>
            </w:ins>
          </w:p>
        </w:tc>
        <w:tc>
          <w:tcPr>
            <w:tcW w:w="2126" w:type="dxa"/>
            <w:tcBorders>
              <w:top w:val="single" w:sz="8" w:space="0" w:color="FFFFFF"/>
              <w:left w:val="nil"/>
              <w:bottom w:val="single" w:sz="4" w:space="0" w:color="auto"/>
              <w:right w:val="single" w:sz="8" w:space="0" w:color="FFFFFF"/>
            </w:tcBorders>
            <w:shd w:val="clear" w:color="auto" w:fill="auto"/>
            <w:vAlign w:val="center"/>
            <w:hideMark/>
          </w:tcPr>
          <w:p w14:paraId="47ECF390" w14:textId="77777777" w:rsidR="00F960E1" w:rsidRPr="005645C2" w:rsidRDefault="00F960E1" w:rsidP="000F71C8">
            <w:pPr>
              <w:rPr>
                <w:ins w:id="298" w:author="Hsiang-Yuan Lin" w:date="2018-12-12T17:30:00Z"/>
                <w:rFonts w:ascii="Times New Roman" w:eastAsia="PMingLiU" w:hAnsi="Times New Roman" w:cs="Times New Roman"/>
              </w:rPr>
            </w:pPr>
            <w:ins w:id="299" w:author="Hsiang-Yuan Lin" w:date="2018-12-12T17:30:00Z">
              <w:r>
                <w:rPr>
                  <w:rFonts w:ascii="Times New Roman" w:eastAsia="PMingLiU" w:hAnsi="Times New Roman" w:cs="Times New Roman"/>
                </w:rPr>
                <w:t>110.4</w:t>
              </w:r>
              <w:r w:rsidRPr="005645C2">
                <w:rPr>
                  <w:rFonts w:ascii="Times New Roman" w:eastAsia="PMingLiU" w:hAnsi="Times New Roman" w:cs="Times New Roman"/>
                </w:rPr>
                <w:t xml:space="preserve"> (11.4)</w:t>
              </w:r>
            </w:ins>
          </w:p>
        </w:tc>
        <w:tc>
          <w:tcPr>
            <w:tcW w:w="2127" w:type="dxa"/>
            <w:tcBorders>
              <w:top w:val="single" w:sz="8" w:space="0" w:color="FFFFFF"/>
              <w:left w:val="nil"/>
              <w:bottom w:val="single" w:sz="4" w:space="0" w:color="auto"/>
              <w:right w:val="single" w:sz="8" w:space="0" w:color="FFFFFF"/>
            </w:tcBorders>
            <w:shd w:val="clear" w:color="auto" w:fill="auto"/>
            <w:vAlign w:val="center"/>
            <w:hideMark/>
          </w:tcPr>
          <w:p w14:paraId="6848C795" w14:textId="77777777" w:rsidR="00F960E1" w:rsidRPr="005645C2" w:rsidRDefault="00F960E1" w:rsidP="000F71C8">
            <w:pPr>
              <w:rPr>
                <w:ins w:id="300" w:author="Hsiang-Yuan Lin" w:date="2018-12-12T17:30:00Z"/>
                <w:rFonts w:ascii="Times New Roman" w:eastAsia="PMingLiU" w:hAnsi="Times New Roman" w:cs="Times New Roman"/>
              </w:rPr>
            </w:pPr>
            <w:ins w:id="301" w:author="Hsiang-Yuan Lin" w:date="2018-12-12T17:30:00Z">
              <w:r>
                <w:rPr>
                  <w:rFonts w:ascii="Times New Roman" w:eastAsia="PMingLiU" w:hAnsi="Times New Roman" w:cs="Times New Roman"/>
                </w:rPr>
                <w:t>108.3 (16.3</w:t>
              </w:r>
              <w:r w:rsidRPr="005645C2">
                <w:rPr>
                  <w:rFonts w:ascii="Times New Roman" w:eastAsia="PMingLiU" w:hAnsi="Times New Roman" w:cs="Times New Roman"/>
                </w:rPr>
                <w:t>)</w:t>
              </w:r>
            </w:ins>
          </w:p>
        </w:tc>
        <w:tc>
          <w:tcPr>
            <w:tcW w:w="992" w:type="dxa"/>
            <w:tcBorders>
              <w:top w:val="single" w:sz="8" w:space="0" w:color="FFFFFF"/>
              <w:left w:val="nil"/>
              <w:bottom w:val="single" w:sz="4" w:space="0" w:color="auto"/>
              <w:right w:val="nil"/>
            </w:tcBorders>
            <w:shd w:val="clear" w:color="auto" w:fill="auto"/>
            <w:vAlign w:val="center"/>
            <w:hideMark/>
          </w:tcPr>
          <w:p w14:paraId="4B1D8B06" w14:textId="77777777" w:rsidR="00F960E1" w:rsidRPr="005645C2" w:rsidRDefault="00F960E1" w:rsidP="000F71C8">
            <w:pPr>
              <w:rPr>
                <w:ins w:id="302" w:author="Hsiang-Yuan Lin" w:date="2018-12-12T17:30:00Z"/>
                <w:rFonts w:ascii="Times New Roman" w:eastAsia="PMingLiU" w:hAnsi="Times New Roman" w:cs="Times New Roman"/>
              </w:rPr>
            </w:pPr>
            <w:ins w:id="303"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Pr>
                  <w:rFonts w:ascii="Times New Roman" w:eastAsia="PMingLiU" w:hAnsi="Times New Roman" w:cs="Times New Roman"/>
                </w:rPr>
                <w:t>= 0.2</w:t>
              </w:r>
              <w:r w:rsidRPr="005645C2">
                <w:rPr>
                  <w:rFonts w:ascii="Times New Roman" w:eastAsia="PMingLiU" w:hAnsi="Times New Roman" w:cs="Times New Roman"/>
                </w:rPr>
                <w:t>8</w:t>
              </w:r>
              <w:r>
                <w:rPr>
                  <w:rFonts w:ascii="Times New Roman" w:eastAsia="PMingLiU" w:hAnsi="Times New Roman" w:cs="Times New Roman"/>
                </w:rPr>
                <w:t>9</w:t>
              </w:r>
            </w:ins>
          </w:p>
        </w:tc>
      </w:tr>
      <w:tr w:rsidR="00F960E1" w:rsidRPr="00D01228" w14:paraId="39A4A794" w14:textId="77777777" w:rsidTr="000F71C8">
        <w:trPr>
          <w:trHeight w:val="240"/>
          <w:ins w:id="304" w:author="Hsiang-Yuan Lin" w:date="2018-12-12T17:30:00Z"/>
        </w:trPr>
        <w:tc>
          <w:tcPr>
            <w:tcW w:w="2992" w:type="dxa"/>
            <w:tcBorders>
              <w:top w:val="single" w:sz="4" w:space="0" w:color="auto"/>
              <w:left w:val="nil"/>
              <w:right w:val="single" w:sz="8" w:space="0" w:color="FFFFFF"/>
            </w:tcBorders>
            <w:shd w:val="clear" w:color="auto" w:fill="auto"/>
            <w:vAlign w:val="center"/>
          </w:tcPr>
          <w:p w14:paraId="7B994F3D" w14:textId="77777777" w:rsidR="00F960E1" w:rsidRPr="005645C2" w:rsidRDefault="00F960E1" w:rsidP="000F71C8">
            <w:pPr>
              <w:rPr>
                <w:ins w:id="305" w:author="Hsiang-Yuan Lin" w:date="2018-12-12T17:30:00Z"/>
                <w:rFonts w:ascii="Times New Roman" w:eastAsia="PMingLiU" w:hAnsi="Times New Roman" w:cs="Times New Roman"/>
                <w:b/>
                <w:i/>
              </w:rPr>
            </w:pPr>
            <w:ins w:id="306" w:author="Hsiang-Yuan Lin" w:date="2018-12-12T17:30:00Z">
              <w:r w:rsidRPr="005645C2">
                <w:rPr>
                  <w:rFonts w:ascii="Times New Roman" w:eastAsia="PMingLiU" w:hAnsi="Times New Roman" w:cs="Times New Roman"/>
                  <w:b/>
                  <w:i/>
                </w:rPr>
                <w:t>ADHD symptoms</w:t>
              </w:r>
            </w:ins>
          </w:p>
        </w:tc>
        <w:tc>
          <w:tcPr>
            <w:tcW w:w="2126" w:type="dxa"/>
            <w:tcBorders>
              <w:top w:val="single" w:sz="4" w:space="0" w:color="auto"/>
              <w:left w:val="nil"/>
              <w:right w:val="single" w:sz="8" w:space="0" w:color="FFFFFF"/>
            </w:tcBorders>
            <w:shd w:val="clear" w:color="auto" w:fill="auto"/>
            <w:vAlign w:val="center"/>
          </w:tcPr>
          <w:p w14:paraId="4381D950" w14:textId="77777777" w:rsidR="00F960E1" w:rsidRPr="005645C2" w:rsidRDefault="00F960E1" w:rsidP="000F71C8">
            <w:pPr>
              <w:rPr>
                <w:ins w:id="307" w:author="Hsiang-Yuan Lin" w:date="2018-12-12T17:30:00Z"/>
                <w:rFonts w:ascii="Times New Roman" w:eastAsia="PMingLiU" w:hAnsi="Times New Roman" w:cs="Times New Roman"/>
              </w:rPr>
            </w:pPr>
          </w:p>
        </w:tc>
        <w:tc>
          <w:tcPr>
            <w:tcW w:w="2127" w:type="dxa"/>
            <w:tcBorders>
              <w:top w:val="single" w:sz="4" w:space="0" w:color="auto"/>
              <w:left w:val="nil"/>
              <w:right w:val="single" w:sz="8" w:space="0" w:color="FFFFFF"/>
            </w:tcBorders>
            <w:shd w:val="clear" w:color="auto" w:fill="auto"/>
            <w:vAlign w:val="center"/>
          </w:tcPr>
          <w:p w14:paraId="677A992B" w14:textId="77777777" w:rsidR="00F960E1" w:rsidRPr="005645C2" w:rsidRDefault="00F960E1" w:rsidP="000F71C8">
            <w:pPr>
              <w:rPr>
                <w:ins w:id="308" w:author="Hsiang-Yuan Lin" w:date="2018-12-12T17:30:00Z"/>
                <w:rFonts w:ascii="Times New Roman" w:eastAsia="PMingLiU" w:hAnsi="Times New Roman" w:cs="Times New Roman"/>
              </w:rPr>
            </w:pPr>
          </w:p>
        </w:tc>
        <w:tc>
          <w:tcPr>
            <w:tcW w:w="992" w:type="dxa"/>
            <w:tcBorders>
              <w:top w:val="single" w:sz="4" w:space="0" w:color="auto"/>
              <w:left w:val="nil"/>
              <w:right w:val="nil"/>
            </w:tcBorders>
            <w:shd w:val="clear" w:color="auto" w:fill="auto"/>
            <w:vAlign w:val="center"/>
          </w:tcPr>
          <w:p w14:paraId="6552EEEB" w14:textId="77777777" w:rsidR="00F960E1" w:rsidRPr="005645C2" w:rsidRDefault="00F960E1" w:rsidP="000F71C8">
            <w:pPr>
              <w:rPr>
                <w:ins w:id="309" w:author="Hsiang-Yuan Lin" w:date="2018-12-12T17:30:00Z"/>
                <w:rFonts w:ascii="Times New Roman" w:eastAsia="PMingLiU" w:hAnsi="Times New Roman" w:cs="Times New Roman"/>
              </w:rPr>
            </w:pPr>
          </w:p>
        </w:tc>
      </w:tr>
      <w:tr w:rsidR="00F960E1" w:rsidRPr="00D01228" w14:paraId="45841B78" w14:textId="77777777" w:rsidTr="000F71C8">
        <w:trPr>
          <w:trHeight w:val="187"/>
          <w:ins w:id="310" w:author="Hsiang-Yuan Lin" w:date="2018-12-12T17:30:00Z"/>
        </w:trPr>
        <w:tc>
          <w:tcPr>
            <w:tcW w:w="2992" w:type="dxa"/>
            <w:tcBorders>
              <w:left w:val="nil"/>
              <w:bottom w:val="single" w:sz="8" w:space="0" w:color="FFFFFF"/>
              <w:right w:val="single" w:sz="8" w:space="0" w:color="FFFFFF"/>
            </w:tcBorders>
            <w:shd w:val="clear" w:color="auto" w:fill="auto"/>
            <w:vAlign w:val="center"/>
          </w:tcPr>
          <w:p w14:paraId="7CBDBC6B" w14:textId="77777777" w:rsidR="00F960E1" w:rsidRPr="005645C2" w:rsidRDefault="00F960E1" w:rsidP="000F71C8">
            <w:pPr>
              <w:rPr>
                <w:ins w:id="311" w:author="Hsiang-Yuan Lin" w:date="2018-12-12T17:30:00Z"/>
                <w:rFonts w:ascii="Times New Roman" w:eastAsia="PMingLiU" w:hAnsi="Times New Roman" w:cs="Times New Roman"/>
                <w:b/>
                <w:vertAlign w:val="superscript"/>
              </w:rPr>
            </w:pPr>
            <w:ins w:id="312" w:author="Hsiang-Yuan Lin" w:date="2018-12-12T17:30:00Z">
              <w:r w:rsidRPr="005645C2">
                <w:rPr>
                  <w:rFonts w:ascii="Times New Roman" w:eastAsia="PMingLiU" w:hAnsi="Times New Roman" w:cs="Times New Roman"/>
                  <w:b/>
                </w:rPr>
                <w:t xml:space="preserve"> </w:t>
              </w:r>
              <w:proofErr w:type="spellStart"/>
              <w:r w:rsidRPr="005645C2">
                <w:rPr>
                  <w:rFonts w:ascii="Times New Roman" w:eastAsia="PMingLiU" w:hAnsi="Times New Roman" w:cs="Times New Roman"/>
                  <w:b/>
                </w:rPr>
                <w:t>Inattention</w:t>
              </w:r>
              <w:r w:rsidRPr="005645C2">
                <w:rPr>
                  <w:rFonts w:ascii="Times New Roman" w:eastAsia="PMingLiU" w:hAnsi="Times New Roman" w:cs="Times New Roman"/>
                  <w:vertAlign w:val="superscript"/>
                </w:rPr>
                <w:t>a</w:t>
              </w:r>
              <w:proofErr w:type="spellEnd"/>
            </w:ins>
          </w:p>
        </w:tc>
        <w:tc>
          <w:tcPr>
            <w:tcW w:w="2126" w:type="dxa"/>
            <w:tcBorders>
              <w:left w:val="nil"/>
              <w:bottom w:val="single" w:sz="8" w:space="0" w:color="FFFFFF"/>
              <w:right w:val="single" w:sz="8" w:space="0" w:color="FFFFFF"/>
            </w:tcBorders>
            <w:shd w:val="clear" w:color="auto" w:fill="auto"/>
            <w:vAlign w:val="center"/>
          </w:tcPr>
          <w:p w14:paraId="15F2450B" w14:textId="77777777" w:rsidR="00F960E1" w:rsidRPr="005645C2" w:rsidRDefault="00F960E1" w:rsidP="000F71C8">
            <w:pPr>
              <w:rPr>
                <w:ins w:id="313" w:author="Hsiang-Yuan Lin" w:date="2018-12-12T17:30:00Z"/>
                <w:rFonts w:ascii="Times New Roman" w:eastAsia="PMingLiU" w:hAnsi="Times New Roman" w:cs="Times New Roman"/>
              </w:rPr>
            </w:pPr>
            <w:ins w:id="314" w:author="Hsiang-Yuan Lin" w:date="2018-12-12T17:30:00Z">
              <w:r>
                <w:rPr>
                  <w:rFonts w:ascii="Times New Roman" w:eastAsia="PMingLiU" w:hAnsi="Times New Roman" w:cs="Times New Roman"/>
                </w:rPr>
                <w:t>6.6 (4.9</w:t>
              </w:r>
              <w:r w:rsidRPr="005645C2">
                <w:rPr>
                  <w:rFonts w:ascii="Times New Roman" w:eastAsia="PMingLiU" w:hAnsi="Times New Roman" w:cs="Times New Roman"/>
                </w:rPr>
                <w:t>)</w:t>
              </w:r>
            </w:ins>
          </w:p>
        </w:tc>
        <w:tc>
          <w:tcPr>
            <w:tcW w:w="2127" w:type="dxa"/>
            <w:tcBorders>
              <w:left w:val="nil"/>
              <w:bottom w:val="single" w:sz="8" w:space="0" w:color="FFFFFF"/>
              <w:right w:val="single" w:sz="8" w:space="0" w:color="FFFFFF"/>
            </w:tcBorders>
            <w:shd w:val="clear" w:color="auto" w:fill="auto"/>
            <w:vAlign w:val="center"/>
          </w:tcPr>
          <w:p w14:paraId="0A4F6754" w14:textId="77777777" w:rsidR="00F960E1" w:rsidRPr="005645C2" w:rsidRDefault="00F960E1" w:rsidP="000F71C8">
            <w:pPr>
              <w:rPr>
                <w:ins w:id="315" w:author="Hsiang-Yuan Lin" w:date="2018-12-12T17:30:00Z"/>
                <w:rFonts w:ascii="Times New Roman" w:eastAsia="PMingLiU" w:hAnsi="Times New Roman" w:cs="Times New Roman"/>
              </w:rPr>
            </w:pPr>
            <w:ins w:id="316" w:author="Hsiang-Yuan Lin" w:date="2018-12-12T17:30:00Z">
              <w:r>
                <w:rPr>
                  <w:rFonts w:ascii="Times New Roman" w:eastAsia="PMingLiU" w:hAnsi="Times New Roman" w:cs="Times New Roman"/>
                </w:rPr>
                <w:t>19.6</w:t>
              </w:r>
              <w:r w:rsidRPr="005645C2">
                <w:rPr>
                  <w:rFonts w:ascii="Times New Roman" w:eastAsia="PMingLiU" w:hAnsi="Times New Roman" w:cs="Times New Roman"/>
                </w:rPr>
                <w:t xml:space="preserve"> (5.0)</w:t>
              </w:r>
            </w:ins>
          </w:p>
        </w:tc>
        <w:tc>
          <w:tcPr>
            <w:tcW w:w="992" w:type="dxa"/>
            <w:tcBorders>
              <w:left w:val="nil"/>
              <w:bottom w:val="single" w:sz="8" w:space="0" w:color="FFFFFF"/>
              <w:right w:val="nil"/>
            </w:tcBorders>
            <w:shd w:val="clear" w:color="auto" w:fill="auto"/>
            <w:vAlign w:val="center"/>
          </w:tcPr>
          <w:p w14:paraId="233BBB10" w14:textId="77777777" w:rsidR="00F960E1" w:rsidRPr="005645C2" w:rsidRDefault="00F960E1" w:rsidP="000F71C8">
            <w:pPr>
              <w:rPr>
                <w:ins w:id="317" w:author="Hsiang-Yuan Lin" w:date="2018-12-12T17:30:00Z"/>
                <w:rFonts w:ascii="Times New Roman" w:eastAsia="PMingLiU" w:hAnsi="Times New Roman" w:cs="Times New Roman"/>
              </w:rPr>
            </w:pPr>
            <w:ins w:id="318"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sidRPr="005645C2">
                <w:rPr>
                  <w:rFonts w:ascii="Times New Roman" w:eastAsia="PMingLiU" w:hAnsi="Times New Roman" w:cs="Times New Roman"/>
                </w:rPr>
                <w:t>&lt;</w:t>
              </w:r>
              <w:r>
                <w:rPr>
                  <w:rFonts w:ascii="Times New Roman" w:eastAsia="PMingLiU" w:hAnsi="Times New Roman" w:cs="Times New Roman"/>
                </w:rPr>
                <w:t xml:space="preserve"> </w:t>
              </w:r>
              <w:r w:rsidRPr="005645C2">
                <w:rPr>
                  <w:rFonts w:ascii="Times New Roman" w:eastAsia="PMingLiU" w:hAnsi="Times New Roman" w:cs="Times New Roman"/>
                </w:rPr>
                <w:t>0.001</w:t>
              </w:r>
            </w:ins>
          </w:p>
        </w:tc>
      </w:tr>
      <w:tr w:rsidR="00F960E1" w:rsidRPr="00D01228" w14:paraId="6F834B73" w14:textId="77777777" w:rsidTr="000F71C8">
        <w:trPr>
          <w:trHeight w:val="53"/>
          <w:ins w:id="319" w:author="Hsiang-Yuan Lin" w:date="2018-12-12T17:30:00Z"/>
        </w:trPr>
        <w:tc>
          <w:tcPr>
            <w:tcW w:w="2992" w:type="dxa"/>
            <w:tcBorders>
              <w:top w:val="nil"/>
              <w:left w:val="nil"/>
              <w:bottom w:val="single" w:sz="8" w:space="0" w:color="FFFFFF"/>
              <w:right w:val="single" w:sz="8" w:space="0" w:color="FFFFFF"/>
            </w:tcBorders>
            <w:shd w:val="clear" w:color="auto" w:fill="auto"/>
            <w:vAlign w:val="center"/>
            <w:hideMark/>
          </w:tcPr>
          <w:p w14:paraId="781EAF72" w14:textId="77777777" w:rsidR="00F960E1" w:rsidRPr="005645C2" w:rsidRDefault="00F960E1" w:rsidP="000F71C8">
            <w:pPr>
              <w:rPr>
                <w:ins w:id="320" w:author="Hsiang-Yuan Lin" w:date="2018-12-12T17:30:00Z"/>
                <w:rFonts w:ascii="Times New Roman" w:eastAsia="PMingLiU" w:hAnsi="Times New Roman" w:cs="Times New Roman"/>
                <w:b/>
              </w:rPr>
            </w:pPr>
            <w:ins w:id="321" w:author="Hsiang-Yuan Lin" w:date="2018-12-12T17:30:00Z">
              <w:r w:rsidRPr="005645C2">
                <w:rPr>
                  <w:rFonts w:ascii="Times New Roman" w:eastAsia="PMingLiU" w:hAnsi="Times New Roman" w:cs="Times New Roman"/>
                  <w:b/>
                </w:rPr>
                <w:t xml:space="preserve"> Hyperactivity/</w:t>
              </w:r>
              <w:proofErr w:type="spellStart"/>
              <w:r w:rsidRPr="005645C2">
                <w:rPr>
                  <w:rFonts w:ascii="Times New Roman" w:eastAsia="PMingLiU" w:hAnsi="Times New Roman" w:cs="Times New Roman"/>
                  <w:b/>
                </w:rPr>
                <w:t>Impulsivity</w:t>
              </w:r>
              <w:r w:rsidRPr="005645C2">
                <w:rPr>
                  <w:rFonts w:ascii="Times New Roman" w:eastAsia="PMingLiU" w:hAnsi="Times New Roman" w:cs="Times New Roman"/>
                  <w:vertAlign w:val="superscript"/>
                </w:rPr>
                <w:t>a</w:t>
              </w:r>
              <w:proofErr w:type="spellEnd"/>
            </w:ins>
          </w:p>
        </w:tc>
        <w:tc>
          <w:tcPr>
            <w:tcW w:w="2126" w:type="dxa"/>
            <w:tcBorders>
              <w:top w:val="nil"/>
              <w:left w:val="nil"/>
              <w:bottom w:val="single" w:sz="8" w:space="0" w:color="FFFFFF"/>
              <w:right w:val="single" w:sz="8" w:space="0" w:color="FFFFFF"/>
            </w:tcBorders>
            <w:shd w:val="clear" w:color="auto" w:fill="auto"/>
            <w:vAlign w:val="center"/>
            <w:hideMark/>
          </w:tcPr>
          <w:p w14:paraId="4C3D94FC" w14:textId="77777777" w:rsidR="00F960E1" w:rsidRPr="005645C2" w:rsidRDefault="00F960E1" w:rsidP="000F71C8">
            <w:pPr>
              <w:rPr>
                <w:ins w:id="322" w:author="Hsiang-Yuan Lin" w:date="2018-12-12T17:30:00Z"/>
                <w:rFonts w:ascii="Times New Roman" w:eastAsia="PMingLiU" w:hAnsi="Times New Roman" w:cs="Times New Roman"/>
              </w:rPr>
            </w:pPr>
            <w:ins w:id="323" w:author="Hsiang-Yuan Lin" w:date="2018-12-12T17:30:00Z">
              <w:r>
                <w:rPr>
                  <w:rFonts w:ascii="Times New Roman" w:eastAsia="PMingLiU" w:hAnsi="Times New Roman" w:cs="Times New Roman"/>
                </w:rPr>
                <w:t>3.2 (4.4</w:t>
              </w:r>
              <w:r w:rsidRPr="005645C2">
                <w:rPr>
                  <w:rFonts w:ascii="Times New Roman" w:eastAsia="PMingLiU" w:hAnsi="Times New Roman" w:cs="Times New Roman"/>
                </w:rPr>
                <w:t>)</w:t>
              </w:r>
            </w:ins>
          </w:p>
        </w:tc>
        <w:tc>
          <w:tcPr>
            <w:tcW w:w="2127" w:type="dxa"/>
            <w:tcBorders>
              <w:top w:val="nil"/>
              <w:left w:val="nil"/>
              <w:bottom w:val="single" w:sz="8" w:space="0" w:color="FFFFFF"/>
              <w:right w:val="single" w:sz="8" w:space="0" w:color="FFFFFF"/>
            </w:tcBorders>
            <w:shd w:val="clear" w:color="auto" w:fill="auto"/>
            <w:vAlign w:val="center"/>
            <w:hideMark/>
          </w:tcPr>
          <w:p w14:paraId="71896907" w14:textId="77777777" w:rsidR="00F960E1" w:rsidRPr="005645C2" w:rsidRDefault="00F960E1" w:rsidP="000F71C8">
            <w:pPr>
              <w:rPr>
                <w:ins w:id="324" w:author="Hsiang-Yuan Lin" w:date="2018-12-12T17:30:00Z"/>
                <w:rFonts w:ascii="Times New Roman" w:eastAsia="PMingLiU" w:hAnsi="Times New Roman" w:cs="Times New Roman"/>
              </w:rPr>
            </w:pPr>
            <w:ins w:id="325" w:author="Hsiang-Yuan Lin" w:date="2018-12-12T17:30:00Z">
              <w:r>
                <w:rPr>
                  <w:rFonts w:ascii="Times New Roman" w:eastAsia="PMingLiU" w:hAnsi="Times New Roman" w:cs="Times New Roman"/>
                </w:rPr>
                <w:t>13.4 (6.4</w:t>
              </w:r>
              <w:r w:rsidRPr="005645C2">
                <w:rPr>
                  <w:rFonts w:ascii="Times New Roman" w:eastAsia="PMingLiU" w:hAnsi="Times New Roman" w:cs="Times New Roman"/>
                </w:rPr>
                <w:t>)</w:t>
              </w:r>
            </w:ins>
          </w:p>
        </w:tc>
        <w:tc>
          <w:tcPr>
            <w:tcW w:w="992" w:type="dxa"/>
            <w:tcBorders>
              <w:top w:val="nil"/>
              <w:left w:val="nil"/>
              <w:bottom w:val="single" w:sz="8" w:space="0" w:color="FFFFFF"/>
              <w:right w:val="nil"/>
            </w:tcBorders>
            <w:shd w:val="clear" w:color="auto" w:fill="auto"/>
            <w:vAlign w:val="center"/>
            <w:hideMark/>
          </w:tcPr>
          <w:p w14:paraId="3F8F1772" w14:textId="77777777" w:rsidR="00F960E1" w:rsidRPr="005645C2" w:rsidRDefault="00F960E1" w:rsidP="000F71C8">
            <w:pPr>
              <w:rPr>
                <w:ins w:id="326" w:author="Hsiang-Yuan Lin" w:date="2018-12-12T17:30:00Z"/>
                <w:rFonts w:ascii="Times New Roman" w:eastAsia="PMingLiU" w:hAnsi="Times New Roman" w:cs="Times New Roman"/>
              </w:rPr>
            </w:pPr>
            <w:ins w:id="327"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sidRPr="005645C2">
                <w:rPr>
                  <w:rFonts w:ascii="Times New Roman" w:eastAsia="PMingLiU" w:hAnsi="Times New Roman" w:cs="Times New Roman"/>
                </w:rPr>
                <w:t>&lt;</w:t>
              </w:r>
              <w:r>
                <w:rPr>
                  <w:rFonts w:ascii="Times New Roman" w:eastAsia="PMingLiU" w:hAnsi="Times New Roman" w:cs="Times New Roman"/>
                </w:rPr>
                <w:t xml:space="preserve"> </w:t>
              </w:r>
              <w:r w:rsidRPr="005645C2">
                <w:rPr>
                  <w:rFonts w:ascii="Times New Roman" w:eastAsia="PMingLiU" w:hAnsi="Times New Roman" w:cs="Times New Roman"/>
                </w:rPr>
                <w:t>0.001</w:t>
              </w:r>
            </w:ins>
          </w:p>
        </w:tc>
      </w:tr>
      <w:tr w:rsidR="00F960E1" w:rsidRPr="00D01228" w14:paraId="0A9A3E18" w14:textId="77777777" w:rsidTr="000F71C8">
        <w:trPr>
          <w:trHeight w:val="53"/>
          <w:ins w:id="328" w:author="Hsiang-Yuan Lin" w:date="2018-12-12T17:30:00Z"/>
        </w:trPr>
        <w:tc>
          <w:tcPr>
            <w:tcW w:w="2992" w:type="dxa"/>
            <w:tcBorders>
              <w:top w:val="nil"/>
              <w:left w:val="nil"/>
              <w:bottom w:val="single" w:sz="8" w:space="0" w:color="FFFFFF"/>
              <w:right w:val="single" w:sz="8" w:space="0" w:color="FFFFFF"/>
            </w:tcBorders>
            <w:shd w:val="clear" w:color="auto" w:fill="auto"/>
            <w:vAlign w:val="center"/>
            <w:hideMark/>
          </w:tcPr>
          <w:p w14:paraId="1AF26F38" w14:textId="77777777" w:rsidR="00F960E1" w:rsidRPr="005645C2" w:rsidRDefault="00F960E1" w:rsidP="000F71C8">
            <w:pPr>
              <w:rPr>
                <w:ins w:id="329" w:author="Hsiang-Yuan Lin" w:date="2018-12-12T17:30:00Z"/>
                <w:rFonts w:ascii="Times New Roman" w:eastAsia="PMingLiU" w:hAnsi="Times New Roman" w:cs="Times New Roman"/>
                <w:b/>
              </w:rPr>
            </w:pPr>
            <w:ins w:id="330" w:author="Hsiang-Yuan Lin" w:date="2018-12-12T17:30:00Z">
              <w:r w:rsidRPr="005645C2">
                <w:rPr>
                  <w:rFonts w:ascii="Times New Roman" w:eastAsia="PMingLiU" w:hAnsi="Times New Roman" w:cs="Times New Roman"/>
                  <w:b/>
                </w:rPr>
                <w:t xml:space="preserve"> ASRS-A</w:t>
              </w:r>
            </w:ins>
          </w:p>
        </w:tc>
        <w:tc>
          <w:tcPr>
            <w:tcW w:w="2126" w:type="dxa"/>
            <w:tcBorders>
              <w:top w:val="nil"/>
              <w:left w:val="nil"/>
              <w:bottom w:val="single" w:sz="8" w:space="0" w:color="FFFFFF"/>
              <w:right w:val="single" w:sz="8" w:space="0" w:color="FFFFFF"/>
            </w:tcBorders>
            <w:shd w:val="clear" w:color="auto" w:fill="auto"/>
            <w:vAlign w:val="center"/>
            <w:hideMark/>
          </w:tcPr>
          <w:p w14:paraId="61A1754F" w14:textId="77777777" w:rsidR="00F960E1" w:rsidRPr="005645C2" w:rsidRDefault="00F960E1" w:rsidP="000F71C8">
            <w:pPr>
              <w:rPr>
                <w:ins w:id="331" w:author="Hsiang-Yuan Lin" w:date="2018-12-12T17:30:00Z"/>
                <w:rFonts w:ascii="Times New Roman" w:eastAsia="PMingLiU" w:hAnsi="Times New Roman" w:cs="Times New Roman"/>
              </w:rPr>
            </w:pPr>
            <w:ins w:id="332" w:author="Hsiang-Yuan Lin" w:date="2018-12-12T17:30:00Z">
              <w:r>
                <w:rPr>
                  <w:rFonts w:ascii="Times New Roman" w:eastAsia="PMingLiU" w:hAnsi="Times New Roman" w:cs="Times New Roman"/>
                </w:rPr>
                <w:t>13.3 (5.2</w:t>
              </w:r>
              <w:r w:rsidRPr="005645C2">
                <w:rPr>
                  <w:rFonts w:ascii="Times New Roman" w:eastAsia="PMingLiU" w:hAnsi="Times New Roman" w:cs="Times New Roman"/>
                </w:rPr>
                <w:t>)</w:t>
              </w:r>
            </w:ins>
          </w:p>
        </w:tc>
        <w:tc>
          <w:tcPr>
            <w:tcW w:w="2127" w:type="dxa"/>
            <w:tcBorders>
              <w:top w:val="nil"/>
              <w:left w:val="nil"/>
              <w:bottom w:val="single" w:sz="8" w:space="0" w:color="FFFFFF"/>
              <w:right w:val="single" w:sz="8" w:space="0" w:color="FFFFFF"/>
            </w:tcBorders>
            <w:shd w:val="clear" w:color="auto" w:fill="auto"/>
            <w:vAlign w:val="center"/>
            <w:hideMark/>
          </w:tcPr>
          <w:p w14:paraId="0A1E39DC" w14:textId="77777777" w:rsidR="00F960E1" w:rsidRPr="005645C2" w:rsidRDefault="00F960E1" w:rsidP="000F71C8">
            <w:pPr>
              <w:rPr>
                <w:ins w:id="333" w:author="Hsiang-Yuan Lin" w:date="2018-12-12T17:30:00Z"/>
                <w:rFonts w:ascii="Times New Roman" w:eastAsia="PMingLiU" w:hAnsi="Times New Roman" w:cs="Times New Roman"/>
              </w:rPr>
            </w:pPr>
            <w:ins w:id="334" w:author="Hsiang-Yuan Lin" w:date="2018-12-12T17:30:00Z">
              <w:r>
                <w:rPr>
                  <w:rFonts w:ascii="Times New Roman" w:eastAsia="PMingLiU" w:hAnsi="Times New Roman" w:cs="Times New Roman"/>
                </w:rPr>
                <w:t>27.0</w:t>
              </w:r>
              <w:r w:rsidRPr="005645C2">
                <w:rPr>
                  <w:rFonts w:ascii="Times New Roman" w:eastAsia="PMingLiU" w:hAnsi="Times New Roman" w:cs="Times New Roman"/>
                </w:rPr>
                <w:t xml:space="preserve"> (4.8)</w:t>
              </w:r>
            </w:ins>
          </w:p>
        </w:tc>
        <w:tc>
          <w:tcPr>
            <w:tcW w:w="992" w:type="dxa"/>
            <w:tcBorders>
              <w:top w:val="nil"/>
              <w:left w:val="nil"/>
              <w:bottom w:val="single" w:sz="8" w:space="0" w:color="FFFFFF"/>
              <w:right w:val="nil"/>
            </w:tcBorders>
            <w:shd w:val="clear" w:color="auto" w:fill="auto"/>
            <w:vAlign w:val="center"/>
            <w:hideMark/>
          </w:tcPr>
          <w:p w14:paraId="449E5E73" w14:textId="77777777" w:rsidR="00F960E1" w:rsidRPr="005645C2" w:rsidRDefault="00F960E1" w:rsidP="000F71C8">
            <w:pPr>
              <w:rPr>
                <w:ins w:id="335" w:author="Hsiang-Yuan Lin" w:date="2018-12-12T17:30:00Z"/>
                <w:rFonts w:ascii="Times New Roman" w:eastAsia="PMingLiU" w:hAnsi="Times New Roman" w:cs="Times New Roman"/>
              </w:rPr>
            </w:pPr>
            <w:ins w:id="336"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sidRPr="005645C2">
                <w:rPr>
                  <w:rFonts w:ascii="Times New Roman" w:eastAsia="PMingLiU" w:hAnsi="Times New Roman" w:cs="Times New Roman"/>
                </w:rPr>
                <w:t>&lt;</w:t>
              </w:r>
              <w:r>
                <w:rPr>
                  <w:rFonts w:ascii="Times New Roman" w:eastAsia="PMingLiU" w:hAnsi="Times New Roman" w:cs="Times New Roman"/>
                </w:rPr>
                <w:t xml:space="preserve"> </w:t>
              </w:r>
              <w:r w:rsidRPr="005645C2">
                <w:rPr>
                  <w:rFonts w:ascii="Times New Roman" w:eastAsia="PMingLiU" w:hAnsi="Times New Roman" w:cs="Times New Roman"/>
                </w:rPr>
                <w:t>0.001</w:t>
              </w:r>
            </w:ins>
          </w:p>
        </w:tc>
      </w:tr>
      <w:tr w:rsidR="00F960E1" w:rsidRPr="00D01228" w14:paraId="6A7FCE31" w14:textId="77777777" w:rsidTr="000F71C8">
        <w:trPr>
          <w:trHeight w:val="53"/>
          <w:ins w:id="337" w:author="Hsiang-Yuan Lin" w:date="2018-12-12T17:30:00Z"/>
        </w:trPr>
        <w:tc>
          <w:tcPr>
            <w:tcW w:w="2992" w:type="dxa"/>
            <w:tcBorders>
              <w:top w:val="single" w:sz="8" w:space="0" w:color="FFFFFF"/>
              <w:left w:val="nil"/>
              <w:bottom w:val="single" w:sz="4" w:space="0" w:color="auto"/>
              <w:right w:val="single" w:sz="8" w:space="0" w:color="FFFFFF"/>
            </w:tcBorders>
            <w:shd w:val="clear" w:color="auto" w:fill="auto"/>
            <w:vAlign w:val="center"/>
            <w:hideMark/>
          </w:tcPr>
          <w:p w14:paraId="5A4CC9CD" w14:textId="77777777" w:rsidR="00F960E1" w:rsidRPr="005645C2" w:rsidRDefault="00F960E1" w:rsidP="000F71C8">
            <w:pPr>
              <w:rPr>
                <w:ins w:id="338" w:author="Hsiang-Yuan Lin" w:date="2018-12-12T17:30:00Z"/>
                <w:rFonts w:ascii="Times New Roman" w:eastAsia="PMingLiU" w:hAnsi="Times New Roman" w:cs="Times New Roman"/>
                <w:b/>
              </w:rPr>
            </w:pPr>
            <w:ins w:id="339" w:author="Hsiang-Yuan Lin" w:date="2018-12-12T17:30:00Z">
              <w:r w:rsidRPr="005645C2">
                <w:rPr>
                  <w:rFonts w:ascii="Times New Roman" w:eastAsia="PMingLiU" w:hAnsi="Times New Roman" w:cs="Times New Roman"/>
                  <w:b/>
                </w:rPr>
                <w:t xml:space="preserve"> ASRS-B</w:t>
              </w:r>
            </w:ins>
          </w:p>
        </w:tc>
        <w:tc>
          <w:tcPr>
            <w:tcW w:w="2126" w:type="dxa"/>
            <w:tcBorders>
              <w:top w:val="single" w:sz="8" w:space="0" w:color="FFFFFF"/>
              <w:left w:val="nil"/>
              <w:bottom w:val="single" w:sz="4" w:space="0" w:color="auto"/>
              <w:right w:val="single" w:sz="8" w:space="0" w:color="FFFFFF"/>
            </w:tcBorders>
            <w:shd w:val="clear" w:color="auto" w:fill="auto"/>
            <w:vAlign w:val="center"/>
            <w:hideMark/>
          </w:tcPr>
          <w:p w14:paraId="4EE6A852" w14:textId="77777777" w:rsidR="00F960E1" w:rsidRPr="005645C2" w:rsidRDefault="00F960E1" w:rsidP="000F71C8">
            <w:pPr>
              <w:rPr>
                <w:ins w:id="340" w:author="Hsiang-Yuan Lin" w:date="2018-12-12T17:30:00Z"/>
                <w:rFonts w:ascii="Times New Roman" w:eastAsia="PMingLiU" w:hAnsi="Times New Roman" w:cs="Times New Roman"/>
              </w:rPr>
            </w:pPr>
            <w:ins w:id="341" w:author="Hsiang-Yuan Lin" w:date="2018-12-12T17:30:00Z">
              <w:r>
                <w:rPr>
                  <w:rFonts w:ascii="Times New Roman" w:eastAsia="PMingLiU" w:hAnsi="Times New Roman" w:cs="Times New Roman"/>
                </w:rPr>
                <w:t>9.1 (5.2</w:t>
              </w:r>
              <w:r w:rsidRPr="005645C2">
                <w:rPr>
                  <w:rFonts w:ascii="Times New Roman" w:eastAsia="PMingLiU" w:hAnsi="Times New Roman" w:cs="Times New Roman"/>
                </w:rPr>
                <w:t>)</w:t>
              </w:r>
            </w:ins>
          </w:p>
        </w:tc>
        <w:tc>
          <w:tcPr>
            <w:tcW w:w="2127" w:type="dxa"/>
            <w:tcBorders>
              <w:top w:val="single" w:sz="8" w:space="0" w:color="FFFFFF"/>
              <w:left w:val="nil"/>
              <w:bottom w:val="single" w:sz="4" w:space="0" w:color="auto"/>
              <w:right w:val="single" w:sz="8" w:space="0" w:color="FFFFFF"/>
            </w:tcBorders>
            <w:shd w:val="clear" w:color="auto" w:fill="auto"/>
            <w:vAlign w:val="center"/>
            <w:hideMark/>
          </w:tcPr>
          <w:p w14:paraId="01D42C62" w14:textId="77777777" w:rsidR="00F960E1" w:rsidRPr="005645C2" w:rsidRDefault="00F960E1" w:rsidP="000F71C8">
            <w:pPr>
              <w:rPr>
                <w:ins w:id="342" w:author="Hsiang-Yuan Lin" w:date="2018-12-12T17:30:00Z"/>
                <w:rFonts w:ascii="Times New Roman" w:eastAsia="PMingLiU" w:hAnsi="Times New Roman" w:cs="Times New Roman"/>
              </w:rPr>
            </w:pPr>
            <w:ins w:id="343" w:author="Hsiang-Yuan Lin" w:date="2018-12-12T17:30:00Z">
              <w:r>
                <w:rPr>
                  <w:rFonts w:ascii="Times New Roman" w:eastAsia="PMingLiU" w:hAnsi="Times New Roman" w:cs="Times New Roman"/>
                </w:rPr>
                <w:t>19.9 (6.3</w:t>
              </w:r>
              <w:r w:rsidRPr="005645C2">
                <w:rPr>
                  <w:rFonts w:ascii="Times New Roman" w:eastAsia="PMingLiU" w:hAnsi="Times New Roman" w:cs="Times New Roman"/>
                </w:rPr>
                <w:t>)</w:t>
              </w:r>
            </w:ins>
          </w:p>
        </w:tc>
        <w:tc>
          <w:tcPr>
            <w:tcW w:w="992" w:type="dxa"/>
            <w:tcBorders>
              <w:top w:val="single" w:sz="8" w:space="0" w:color="FFFFFF"/>
              <w:left w:val="nil"/>
              <w:bottom w:val="single" w:sz="4" w:space="0" w:color="auto"/>
              <w:right w:val="nil"/>
            </w:tcBorders>
            <w:shd w:val="clear" w:color="auto" w:fill="auto"/>
            <w:vAlign w:val="center"/>
            <w:hideMark/>
          </w:tcPr>
          <w:p w14:paraId="43B74FDE" w14:textId="77777777" w:rsidR="00F960E1" w:rsidRPr="005645C2" w:rsidRDefault="00F960E1" w:rsidP="000F71C8">
            <w:pPr>
              <w:rPr>
                <w:ins w:id="344" w:author="Hsiang-Yuan Lin" w:date="2018-12-12T17:30:00Z"/>
                <w:rFonts w:ascii="Times New Roman" w:eastAsia="PMingLiU" w:hAnsi="Times New Roman" w:cs="Times New Roman"/>
              </w:rPr>
            </w:pPr>
            <w:ins w:id="345"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sidRPr="005645C2">
                <w:rPr>
                  <w:rFonts w:ascii="Times New Roman" w:eastAsia="PMingLiU" w:hAnsi="Times New Roman" w:cs="Times New Roman"/>
                </w:rPr>
                <w:t>&lt;</w:t>
              </w:r>
              <w:r>
                <w:rPr>
                  <w:rFonts w:ascii="Times New Roman" w:eastAsia="PMingLiU" w:hAnsi="Times New Roman" w:cs="Times New Roman"/>
                </w:rPr>
                <w:t xml:space="preserve"> </w:t>
              </w:r>
              <w:r w:rsidRPr="005645C2">
                <w:rPr>
                  <w:rFonts w:ascii="Times New Roman" w:eastAsia="PMingLiU" w:hAnsi="Times New Roman" w:cs="Times New Roman"/>
                </w:rPr>
                <w:t>0.001</w:t>
              </w:r>
            </w:ins>
          </w:p>
        </w:tc>
      </w:tr>
      <w:tr w:rsidR="00F960E1" w:rsidRPr="00D01228" w14:paraId="5B525A30" w14:textId="77777777" w:rsidTr="000F71C8">
        <w:trPr>
          <w:trHeight w:val="653"/>
          <w:ins w:id="346" w:author="Hsiang-Yuan Lin" w:date="2018-12-12T17:30:00Z"/>
        </w:trPr>
        <w:tc>
          <w:tcPr>
            <w:tcW w:w="2992" w:type="dxa"/>
            <w:tcBorders>
              <w:top w:val="single" w:sz="4" w:space="0" w:color="auto"/>
              <w:left w:val="nil"/>
              <w:bottom w:val="nil"/>
              <w:right w:val="single" w:sz="8" w:space="0" w:color="FFFFFF"/>
            </w:tcBorders>
            <w:shd w:val="clear" w:color="auto" w:fill="auto"/>
            <w:vAlign w:val="center"/>
            <w:hideMark/>
          </w:tcPr>
          <w:p w14:paraId="441616C7" w14:textId="77777777" w:rsidR="00F960E1" w:rsidRPr="005645C2" w:rsidRDefault="00F960E1" w:rsidP="000F71C8">
            <w:pPr>
              <w:rPr>
                <w:ins w:id="347" w:author="Hsiang-Yuan Lin" w:date="2018-12-12T17:30:00Z"/>
                <w:rFonts w:ascii="Times New Roman" w:eastAsia="PMingLiU" w:hAnsi="Times New Roman" w:cs="Times New Roman"/>
                <w:b/>
              </w:rPr>
            </w:pPr>
            <w:ins w:id="348" w:author="Hsiang-Yuan Lin" w:date="2018-12-12T17:30:00Z">
              <w:r w:rsidRPr="005645C2">
                <w:rPr>
                  <w:rFonts w:ascii="Times New Roman" w:eastAsia="PMingLiU" w:hAnsi="Times New Roman" w:cs="Times New Roman"/>
                  <w:b/>
                </w:rPr>
                <w:t xml:space="preserve">Mean frame-wise </w:t>
              </w:r>
              <w:proofErr w:type="spellStart"/>
              <w:r w:rsidRPr="005645C2">
                <w:rPr>
                  <w:rFonts w:ascii="Times New Roman" w:eastAsia="PMingLiU" w:hAnsi="Times New Roman" w:cs="Times New Roman"/>
                  <w:b/>
                </w:rPr>
                <w:t>displacement</w:t>
              </w:r>
              <w:r w:rsidRPr="005645C2">
                <w:rPr>
                  <w:rFonts w:ascii="Times New Roman" w:eastAsia="PMingLiU" w:hAnsi="Times New Roman" w:cs="Times New Roman"/>
                  <w:vertAlign w:val="superscript"/>
                </w:rPr>
                <w:t>b</w:t>
              </w:r>
              <w:proofErr w:type="spellEnd"/>
              <w:r w:rsidRPr="005645C2">
                <w:rPr>
                  <w:rFonts w:ascii="Times New Roman" w:eastAsia="PMingLiU" w:hAnsi="Times New Roman" w:cs="Times New Roman"/>
                  <w:b/>
                </w:rPr>
                <w:t xml:space="preserve"> (mm)</w:t>
              </w:r>
            </w:ins>
          </w:p>
        </w:tc>
        <w:tc>
          <w:tcPr>
            <w:tcW w:w="2126" w:type="dxa"/>
            <w:tcBorders>
              <w:top w:val="single" w:sz="4" w:space="0" w:color="auto"/>
              <w:left w:val="single" w:sz="8" w:space="0" w:color="FFFFFF"/>
              <w:bottom w:val="nil"/>
              <w:right w:val="single" w:sz="8" w:space="0" w:color="FFFFFF"/>
            </w:tcBorders>
            <w:shd w:val="clear" w:color="auto" w:fill="auto"/>
            <w:vAlign w:val="center"/>
            <w:hideMark/>
          </w:tcPr>
          <w:p w14:paraId="1E749621" w14:textId="77777777" w:rsidR="00F960E1" w:rsidRPr="005645C2" w:rsidRDefault="00F960E1" w:rsidP="000F71C8">
            <w:pPr>
              <w:rPr>
                <w:ins w:id="349" w:author="Hsiang-Yuan Lin" w:date="2018-12-12T17:30:00Z"/>
                <w:rFonts w:ascii="Times New Roman" w:eastAsia="PMingLiU" w:hAnsi="Times New Roman" w:cs="Times New Roman"/>
              </w:rPr>
            </w:pPr>
            <w:ins w:id="350" w:author="Hsiang-Yuan Lin" w:date="2018-12-12T17:30:00Z">
              <w:r>
                <w:rPr>
                  <w:rFonts w:ascii="Times New Roman" w:eastAsia="PMingLiU" w:hAnsi="Times New Roman" w:cs="Times New Roman"/>
                </w:rPr>
                <w:t>0.045 (0.021</w:t>
              </w:r>
              <w:r w:rsidRPr="005645C2">
                <w:rPr>
                  <w:rFonts w:ascii="Times New Roman" w:eastAsia="PMingLiU" w:hAnsi="Times New Roman" w:cs="Times New Roman"/>
                </w:rPr>
                <w:t>)</w:t>
              </w:r>
            </w:ins>
          </w:p>
          <w:p w14:paraId="79B02E8D" w14:textId="77777777" w:rsidR="00F960E1" w:rsidRPr="005645C2" w:rsidRDefault="00F960E1" w:rsidP="000F71C8">
            <w:pPr>
              <w:rPr>
                <w:ins w:id="351" w:author="Hsiang-Yuan Lin" w:date="2018-12-12T17:30:00Z"/>
                <w:rFonts w:ascii="Times New Roman" w:eastAsia="PMingLiU" w:hAnsi="Times New Roman" w:cs="Times New Roman"/>
              </w:rPr>
            </w:pPr>
            <w:ins w:id="352" w:author="Hsiang-Yuan Lin" w:date="2018-12-12T17:30:00Z">
              <w:r w:rsidRPr="005645C2">
                <w:rPr>
                  <w:rFonts w:ascii="Times New Roman" w:eastAsia="PMingLiU" w:hAnsi="Times New Roman" w:cs="Times New Roman"/>
                </w:rPr>
                <w:t>(range: 0.014-0.123)</w:t>
              </w:r>
            </w:ins>
          </w:p>
        </w:tc>
        <w:tc>
          <w:tcPr>
            <w:tcW w:w="2127" w:type="dxa"/>
            <w:tcBorders>
              <w:top w:val="single" w:sz="4" w:space="0" w:color="auto"/>
              <w:left w:val="single" w:sz="8" w:space="0" w:color="FFFFFF"/>
              <w:bottom w:val="nil"/>
              <w:right w:val="single" w:sz="8" w:space="0" w:color="FFFFFF"/>
            </w:tcBorders>
            <w:shd w:val="clear" w:color="auto" w:fill="auto"/>
            <w:vAlign w:val="center"/>
            <w:hideMark/>
          </w:tcPr>
          <w:p w14:paraId="76F6CAC2" w14:textId="77777777" w:rsidR="00F960E1" w:rsidRPr="005645C2" w:rsidRDefault="00F960E1" w:rsidP="000F71C8">
            <w:pPr>
              <w:rPr>
                <w:ins w:id="353" w:author="Hsiang-Yuan Lin" w:date="2018-12-12T17:30:00Z"/>
                <w:rFonts w:ascii="Times New Roman" w:eastAsia="PMingLiU" w:hAnsi="Times New Roman" w:cs="Times New Roman"/>
              </w:rPr>
            </w:pPr>
            <w:ins w:id="354" w:author="Hsiang-Yuan Lin" w:date="2018-12-12T17:30:00Z">
              <w:r>
                <w:rPr>
                  <w:rFonts w:ascii="Times New Roman" w:eastAsia="PMingLiU" w:hAnsi="Times New Roman" w:cs="Times New Roman"/>
                </w:rPr>
                <w:t>0.048 (0.024</w:t>
              </w:r>
              <w:r w:rsidRPr="005645C2">
                <w:rPr>
                  <w:rFonts w:ascii="Times New Roman" w:eastAsia="PMingLiU" w:hAnsi="Times New Roman" w:cs="Times New Roman"/>
                </w:rPr>
                <w:t>)</w:t>
              </w:r>
            </w:ins>
          </w:p>
          <w:p w14:paraId="74CD7846" w14:textId="77777777" w:rsidR="00F960E1" w:rsidRPr="005645C2" w:rsidRDefault="00F960E1" w:rsidP="000F71C8">
            <w:pPr>
              <w:rPr>
                <w:ins w:id="355" w:author="Hsiang-Yuan Lin" w:date="2018-12-12T17:30:00Z"/>
                <w:rFonts w:ascii="Times New Roman" w:eastAsia="PMingLiU" w:hAnsi="Times New Roman" w:cs="Times New Roman"/>
              </w:rPr>
            </w:pPr>
            <w:ins w:id="356" w:author="Hsiang-Yuan Lin" w:date="2018-12-12T17:30:00Z">
              <w:r w:rsidRPr="005645C2">
                <w:rPr>
                  <w:rFonts w:ascii="Times New Roman" w:eastAsia="PMingLiU" w:hAnsi="Times New Roman" w:cs="Times New Roman"/>
                </w:rPr>
                <w:t>(range: 0.017-0.108)</w:t>
              </w:r>
            </w:ins>
          </w:p>
        </w:tc>
        <w:tc>
          <w:tcPr>
            <w:tcW w:w="992" w:type="dxa"/>
            <w:tcBorders>
              <w:top w:val="single" w:sz="4" w:space="0" w:color="auto"/>
              <w:left w:val="single" w:sz="8" w:space="0" w:color="FFFFFF"/>
              <w:bottom w:val="nil"/>
              <w:right w:val="nil"/>
            </w:tcBorders>
            <w:shd w:val="clear" w:color="auto" w:fill="auto"/>
            <w:vAlign w:val="center"/>
            <w:hideMark/>
          </w:tcPr>
          <w:p w14:paraId="098C02C1" w14:textId="77777777" w:rsidR="00F960E1" w:rsidRPr="005645C2" w:rsidRDefault="00F960E1" w:rsidP="000F71C8">
            <w:pPr>
              <w:rPr>
                <w:ins w:id="357" w:author="Hsiang-Yuan Lin" w:date="2018-12-12T17:30:00Z"/>
                <w:rFonts w:ascii="Times New Roman" w:eastAsia="PMingLiU" w:hAnsi="Times New Roman" w:cs="Times New Roman"/>
              </w:rPr>
            </w:pPr>
            <w:ins w:id="358" w:author="Hsiang-Yuan Lin" w:date="2018-12-12T17:30:00Z">
              <w:r w:rsidRPr="005645C2">
                <w:rPr>
                  <w:rFonts w:ascii="Times New Roman" w:eastAsia="PMingLiU" w:hAnsi="Times New Roman" w:cs="Times New Roman"/>
                  <w:i/>
                </w:rPr>
                <w:t>p</w:t>
              </w:r>
              <w:r>
                <w:rPr>
                  <w:rFonts w:ascii="Times New Roman" w:eastAsia="PMingLiU" w:hAnsi="Times New Roman" w:cs="Times New Roman"/>
                  <w:i/>
                </w:rPr>
                <w:t xml:space="preserve"> </w:t>
              </w:r>
              <w:r>
                <w:rPr>
                  <w:rFonts w:ascii="Times New Roman" w:eastAsia="PMingLiU" w:hAnsi="Times New Roman" w:cs="Times New Roman"/>
                </w:rPr>
                <w:t>= 0.</w:t>
              </w:r>
              <w:r w:rsidRPr="005645C2">
                <w:rPr>
                  <w:rFonts w:ascii="Times New Roman" w:eastAsia="PMingLiU" w:hAnsi="Times New Roman" w:cs="Times New Roman"/>
                </w:rPr>
                <w:t>3</w:t>
              </w:r>
              <w:r>
                <w:rPr>
                  <w:rFonts w:ascii="Times New Roman" w:eastAsia="PMingLiU" w:hAnsi="Times New Roman" w:cs="Times New Roman"/>
                </w:rPr>
                <w:t>54</w:t>
              </w:r>
            </w:ins>
          </w:p>
        </w:tc>
      </w:tr>
      <w:tr w:rsidR="00F960E1" w:rsidRPr="00D01228" w14:paraId="62F11D4F" w14:textId="77777777" w:rsidTr="000F71C8">
        <w:trPr>
          <w:trHeight w:val="193"/>
          <w:ins w:id="359" w:author="Hsiang-Yuan Lin" w:date="2018-12-12T17:30:00Z"/>
        </w:trPr>
        <w:tc>
          <w:tcPr>
            <w:tcW w:w="2992" w:type="dxa"/>
            <w:tcBorders>
              <w:top w:val="nil"/>
              <w:left w:val="nil"/>
              <w:bottom w:val="double" w:sz="4" w:space="0" w:color="auto"/>
              <w:right w:val="single" w:sz="8" w:space="0" w:color="FFFFFF"/>
            </w:tcBorders>
            <w:shd w:val="clear" w:color="auto" w:fill="auto"/>
            <w:vAlign w:val="center"/>
          </w:tcPr>
          <w:p w14:paraId="015AC67F" w14:textId="77777777" w:rsidR="00F960E1" w:rsidRPr="005645C2" w:rsidRDefault="00F960E1" w:rsidP="000F71C8">
            <w:pPr>
              <w:rPr>
                <w:ins w:id="360" w:author="Hsiang-Yuan Lin" w:date="2018-12-12T17:30:00Z"/>
                <w:rFonts w:ascii="Times New Roman" w:eastAsia="PMingLiU" w:hAnsi="Times New Roman" w:cs="Times New Roman"/>
                <w:b/>
              </w:rPr>
            </w:pPr>
            <w:ins w:id="361" w:author="Hsiang-Yuan Lin" w:date="2018-12-12T17:30:00Z">
              <w:r w:rsidRPr="005645C2">
                <w:rPr>
                  <w:rFonts w:ascii="Times New Roman" w:eastAsia="PMingLiU" w:hAnsi="Times New Roman" w:cs="Times New Roman"/>
                  <w:b/>
                  <w:bCs/>
                  <w:color w:val="000000"/>
                </w:rPr>
                <w:t xml:space="preserve">Signal dropout </w:t>
              </w:r>
              <w:proofErr w:type="spellStart"/>
              <w:r w:rsidRPr="005645C2">
                <w:rPr>
                  <w:rFonts w:ascii="Times New Roman" w:eastAsia="PMingLiU" w:hAnsi="Times New Roman" w:cs="Times New Roman"/>
                  <w:b/>
                  <w:bCs/>
                  <w:color w:val="000000"/>
                </w:rPr>
                <w:t>counts</w:t>
              </w:r>
              <w:r w:rsidRPr="005645C2">
                <w:rPr>
                  <w:rFonts w:ascii="Times New Roman" w:eastAsia="PMingLiU" w:hAnsi="Times New Roman" w:cs="Times New Roman"/>
                  <w:color w:val="000000"/>
                  <w:vertAlign w:val="superscript"/>
                </w:rPr>
                <w:t>c</w:t>
              </w:r>
              <w:proofErr w:type="spellEnd"/>
            </w:ins>
          </w:p>
        </w:tc>
        <w:tc>
          <w:tcPr>
            <w:tcW w:w="2126" w:type="dxa"/>
            <w:tcBorders>
              <w:top w:val="nil"/>
              <w:left w:val="single" w:sz="8" w:space="0" w:color="FFFFFF"/>
              <w:bottom w:val="double" w:sz="4" w:space="0" w:color="auto"/>
              <w:right w:val="single" w:sz="8" w:space="0" w:color="FFFFFF"/>
            </w:tcBorders>
            <w:shd w:val="clear" w:color="auto" w:fill="auto"/>
            <w:vAlign w:val="center"/>
          </w:tcPr>
          <w:p w14:paraId="127DAE90" w14:textId="77777777" w:rsidR="00F960E1" w:rsidRPr="005645C2" w:rsidRDefault="00F960E1" w:rsidP="000F71C8">
            <w:pPr>
              <w:rPr>
                <w:ins w:id="362" w:author="Hsiang-Yuan Lin" w:date="2018-12-12T17:30:00Z"/>
                <w:rFonts w:ascii="Times New Roman" w:eastAsia="PMingLiU" w:hAnsi="Times New Roman" w:cs="Times New Roman"/>
              </w:rPr>
            </w:pPr>
            <w:ins w:id="363" w:author="Hsiang-Yuan Lin" w:date="2018-12-12T17:30:00Z">
              <w:r>
                <w:rPr>
                  <w:rFonts w:ascii="Times New Roman" w:eastAsia="PMingLiU" w:hAnsi="Times New Roman" w:cs="Times New Roman"/>
                </w:rPr>
                <w:t>30.8 (22.4)</w:t>
              </w:r>
            </w:ins>
          </w:p>
        </w:tc>
        <w:tc>
          <w:tcPr>
            <w:tcW w:w="2127" w:type="dxa"/>
            <w:tcBorders>
              <w:top w:val="nil"/>
              <w:left w:val="single" w:sz="8" w:space="0" w:color="FFFFFF"/>
              <w:bottom w:val="double" w:sz="4" w:space="0" w:color="auto"/>
              <w:right w:val="single" w:sz="8" w:space="0" w:color="FFFFFF"/>
            </w:tcBorders>
            <w:shd w:val="clear" w:color="auto" w:fill="auto"/>
            <w:vAlign w:val="center"/>
          </w:tcPr>
          <w:p w14:paraId="7A9E752B" w14:textId="77777777" w:rsidR="00F960E1" w:rsidRPr="005645C2" w:rsidRDefault="00F960E1" w:rsidP="000F71C8">
            <w:pPr>
              <w:rPr>
                <w:ins w:id="364" w:author="Hsiang-Yuan Lin" w:date="2018-12-12T17:30:00Z"/>
                <w:rFonts w:ascii="Times New Roman" w:eastAsia="PMingLiU" w:hAnsi="Times New Roman" w:cs="Times New Roman"/>
              </w:rPr>
            </w:pPr>
            <w:ins w:id="365" w:author="Hsiang-Yuan Lin" w:date="2018-12-12T17:30:00Z">
              <w:r>
                <w:rPr>
                  <w:rFonts w:ascii="Times New Roman" w:eastAsia="PMingLiU" w:hAnsi="Times New Roman" w:cs="Times New Roman"/>
                </w:rPr>
                <w:t>28.8 (21.4)</w:t>
              </w:r>
            </w:ins>
          </w:p>
        </w:tc>
        <w:tc>
          <w:tcPr>
            <w:tcW w:w="992" w:type="dxa"/>
            <w:tcBorders>
              <w:top w:val="nil"/>
              <w:left w:val="single" w:sz="8" w:space="0" w:color="FFFFFF"/>
              <w:bottom w:val="double" w:sz="4" w:space="0" w:color="auto"/>
              <w:right w:val="nil"/>
            </w:tcBorders>
            <w:shd w:val="clear" w:color="auto" w:fill="auto"/>
            <w:vAlign w:val="center"/>
          </w:tcPr>
          <w:p w14:paraId="2C01FA6E" w14:textId="77777777" w:rsidR="00F960E1" w:rsidRPr="005645C2" w:rsidRDefault="00F960E1" w:rsidP="000F71C8">
            <w:pPr>
              <w:rPr>
                <w:ins w:id="366" w:author="Hsiang-Yuan Lin" w:date="2018-12-12T17:30:00Z"/>
                <w:rFonts w:ascii="Times New Roman" w:eastAsia="PMingLiU" w:hAnsi="Times New Roman" w:cs="Times New Roman"/>
                <w:i/>
              </w:rPr>
            </w:pPr>
            <w:ins w:id="367" w:author="Hsiang-Yuan Lin" w:date="2018-12-12T17:30:00Z">
              <w:r>
                <w:rPr>
                  <w:rFonts w:ascii="Times New Roman" w:eastAsia="PMingLiU" w:hAnsi="Times New Roman" w:cs="Times New Roman"/>
                  <w:i/>
                </w:rPr>
                <w:t xml:space="preserve">p </w:t>
              </w:r>
              <w:r>
                <w:rPr>
                  <w:rFonts w:ascii="Times New Roman" w:eastAsia="PMingLiU" w:hAnsi="Times New Roman" w:cs="Times New Roman"/>
                </w:rPr>
                <w:t>= 0.536</w:t>
              </w:r>
            </w:ins>
          </w:p>
        </w:tc>
      </w:tr>
    </w:tbl>
    <w:p w14:paraId="66CD9094" w14:textId="77777777" w:rsidR="00F960E1" w:rsidRPr="00454EF1" w:rsidRDefault="00F960E1" w:rsidP="008B7BD5">
      <w:pPr>
        <w:contextualSpacing w:val="0"/>
        <w:rPr>
          <w:rFonts w:ascii="Times New Roman" w:eastAsia="Times New Roman" w:hAnsi="Times New Roman" w:cs="Times New Roman"/>
          <w:b/>
          <w:sz w:val="24"/>
          <w:szCs w:val="24"/>
          <w:lang w:eastAsia="zh-TW"/>
        </w:rPr>
      </w:pPr>
    </w:p>
    <w:p w14:paraId="6C9BB785" w14:textId="77777777" w:rsidR="002B5B68" w:rsidRPr="003C4886" w:rsidRDefault="00454EF1">
      <w:pPr>
        <w:spacing w:line="240" w:lineRule="auto"/>
        <w:contextualSpacing w:val="0"/>
        <w:rPr>
          <w:rFonts w:ascii="Times New Roman" w:eastAsia="Times New Roman" w:hAnsi="Times New Roman" w:cs="Times New Roman"/>
          <w:sz w:val="20"/>
          <w:szCs w:val="20"/>
        </w:rPr>
      </w:pPr>
      <w:r w:rsidRPr="003C4886">
        <w:rPr>
          <w:rFonts w:ascii="Times New Roman" w:eastAsia="Times New Roman" w:hAnsi="Times New Roman" w:cs="Times New Roman"/>
          <w:sz w:val="20"/>
          <w:szCs w:val="20"/>
          <w:vertAlign w:val="superscript"/>
        </w:rPr>
        <w:lastRenderedPageBreak/>
        <w:t xml:space="preserve">a </w:t>
      </w:r>
      <w:r w:rsidRPr="003C4886">
        <w:rPr>
          <w:rFonts w:ascii="Times New Roman" w:eastAsia="Times New Roman" w:hAnsi="Times New Roman" w:cs="Times New Roman"/>
          <w:sz w:val="20"/>
          <w:szCs w:val="20"/>
        </w:rPr>
        <w:t>Measured by the parent-rated Swanson, Nolan, and Pelham, version IV (SNAP-IV) scale.</w:t>
      </w:r>
    </w:p>
    <w:p w14:paraId="2CDC60C1" w14:textId="77777777" w:rsidR="002B5B68" w:rsidRPr="003C4886" w:rsidRDefault="00454EF1">
      <w:pPr>
        <w:spacing w:line="240" w:lineRule="auto"/>
        <w:contextualSpacing w:val="0"/>
        <w:rPr>
          <w:rFonts w:ascii="Times New Roman" w:eastAsia="Times New Roman" w:hAnsi="Times New Roman" w:cs="Times New Roman"/>
          <w:sz w:val="20"/>
          <w:szCs w:val="20"/>
          <w:highlight w:val="white"/>
        </w:rPr>
      </w:pPr>
      <w:r w:rsidRPr="003C4886">
        <w:rPr>
          <w:rFonts w:ascii="Times New Roman" w:eastAsia="Times New Roman" w:hAnsi="Times New Roman" w:cs="Times New Roman"/>
          <w:sz w:val="20"/>
          <w:szCs w:val="20"/>
          <w:vertAlign w:val="superscript"/>
        </w:rPr>
        <w:t xml:space="preserve">b </w:t>
      </w:r>
      <w:r w:rsidRPr="003C4886">
        <w:rPr>
          <w:rFonts w:ascii="Times New Roman" w:eastAsia="Times New Roman" w:hAnsi="Times New Roman" w:cs="Times New Roman"/>
          <w:sz w:val="20"/>
          <w:szCs w:val="20"/>
        </w:rPr>
        <w:t xml:space="preserve">Estimated by </w:t>
      </w:r>
      <w:r w:rsidRPr="003C4886">
        <w:rPr>
          <w:rFonts w:ascii="Times New Roman" w:eastAsia="Times New Roman" w:hAnsi="Times New Roman" w:cs="Times New Roman"/>
          <w:sz w:val="20"/>
          <w:szCs w:val="20"/>
          <w:highlight w:val="white"/>
        </w:rPr>
        <w:t>the Euclidian norm (</w:t>
      </w:r>
      <w:proofErr w:type="spellStart"/>
      <w:r w:rsidRPr="003C4886">
        <w:rPr>
          <w:rFonts w:ascii="Times New Roman" w:eastAsia="Times New Roman" w:hAnsi="Times New Roman" w:cs="Times New Roman"/>
          <w:sz w:val="20"/>
          <w:szCs w:val="20"/>
          <w:highlight w:val="white"/>
        </w:rPr>
        <w:t>enorm</w:t>
      </w:r>
      <w:proofErr w:type="spellEnd"/>
      <w:r w:rsidRPr="003C4886">
        <w:rPr>
          <w:rFonts w:ascii="Times New Roman" w:eastAsia="Times New Roman" w:hAnsi="Times New Roman" w:cs="Times New Roman"/>
          <w:sz w:val="20"/>
          <w:szCs w:val="20"/>
          <w:highlight w:val="white"/>
        </w:rPr>
        <w:t>: square root of the sum of squares of the differences in motion derivatives), computed with AFNI's 1d_tool.py.</w:t>
      </w:r>
    </w:p>
    <w:p w14:paraId="1D789446" w14:textId="77777777" w:rsidR="002B5B68" w:rsidRPr="003C4886" w:rsidRDefault="00454EF1">
      <w:pPr>
        <w:spacing w:line="240" w:lineRule="auto"/>
        <w:contextualSpacing w:val="0"/>
        <w:rPr>
          <w:rFonts w:ascii="Times New Roman" w:eastAsia="Times New Roman" w:hAnsi="Times New Roman" w:cs="Times New Roman"/>
          <w:sz w:val="20"/>
          <w:szCs w:val="20"/>
        </w:rPr>
      </w:pPr>
      <w:r w:rsidRPr="003C4886">
        <w:rPr>
          <w:rFonts w:ascii="Times New Roman" w:eastAsia="Times New Roman" w:hAnsi="Times New Roman" w:cs="Times New Roman"/>
          <w:sz w:val="20"/>
          <w:szCs w:val="20"/>
          <w:vertAlign w:val="superscript"/>
        </w:rPr>
        <w:t>c</w:t>
      </w:r>
      <w:r w:rsidRPr="003C4886">
        <w:rPr>
          <w:rFonts w:ascii="Times New Roman" w:eastAsia="Times New Roman" w:hAnsi="Times New Roman" w:cs="Times New Roman"/>
          <w:sz w:val="20"/>
          <w:szCs w:val="20"/>
        </w:rPr>
        <w:t xml:space="preserve"> A summary estimate of in-scanner motion levels (see the Methods).</w:t>
      </w:r>
    </w:p>
    <w:p w14:paraId="35DCF1D6" w14:textId="77777777" w:rsidR="002B5B68" w:rsidRPr="003C4886" w:rsidRDefault="00454EF1">
      <w:pPr>
        <w:spacing w:line="240" w:lineRule="auto"/>
        <w:contextualSpacing w:val="0"/>
        <w:rPr>
          <w:rFonts w:ascii="Times New Roman" w:eastAsia="Times New Roman" w:hAnsi="Times New Roman" w:cs="Times New Roman"/>
          <w:sz w:val="20"/>
          <w:szCs w:val="20"/>
        </w:rPr>
      </w:pPr>
      <w:r w:rsidRPr="003C4886">
        <w:rPr>
          <w:rFonts w:ascii="Times New Roman" w:eastAsia="Times New Roman" w:hAnsi="Times New Roman" w:cs="Times New Roman"/>
          <w:sz w:val="20"/>
          <w:szCs w:val="20"/>
        </w:rPr>
        <w:t>Abbreviation: ADHD=attention-deficit hyperactivity disorder; FIQ=full intelligence quotient; PIQ=performance intelligence quotient; VIQ=verbal intelligence quotient; ASRS=Adult ADHD Self-Report Scale; M=male; F=female; R=right; L=left; SD=standard deviation.</w:t>
      </w:r>
    </w:p>
    <w:p w14:paraId="78365F41" w14:textId="77777777" w:rsidR="002B5B68" w:rsidRPr="00454EF1" w:rsidRDefault="002B5B68">
      <w:pPr>
        <w:contextualSpacing w:val="0"/>
        <w:jc w:val="center"/>
        <w:rPr>
          <w:rFonts w:ascii="Times New Roman" w:eastAsia="Times New Roman" w:hAnsi="Times New Roman" w:cs="Times New Roman"/>
          <w:b/>
          <w:sz w:val="24"/>
          <w:szCs w:val="24"/>
        </w:rPr>
      </w:pPr>
    </w:p>
    <w:p w14:paraId="58F12983" w14:textId="77777777" w:rsidR="002B5B68" w:rsidRPr="00454EF1" w:rsidRDefault="002B5B68">
      <w:pPr>
        <w:contextualSpacing w:val="0"/>
        <w:jc w:val="both"/>
        <w:rPr>
          <w:rFonts w:ascii="Times New Roman" w:eastAsia="Times New Roman" w:hAnsi="Times New Roman" w:cs="Times New Roman"/>
          <w:sz w:val="24"/>
          <w:szCs w:val="24"/>
        </w:rPr>
      </w:pPr>
    </w:p>
    <w:p w14:paraId="36D26BD2" w14:textId="38A98A1D"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highlight w:val="white"/>
        </w:rPr>
        <w:t xml:space="preserve">DSI data were reconstructed using the </w:t>
      </w:r>
      <w:r w:rsidRPr="00454EF1">
        <w:rPr>
          <w:rFonts w:ascii="Times New Roman" w:eastAsia="Times New Roman" w:hAnsi="Times New Roman" w:cs="Times New Roman"/>
          <w:i/>
          <w:sz w:val="24"/>
          <w:szCs w:val="24"/>
          <w:highlight w:val="white"/>
        </w:rPr>
        <w:t>q</w:t>
      </w:r>
      <w:r w:rsidRPr="00454EF1">
        <w:rPr>
          <w:rFonts w:ascii="Times New Roman" w:eastAsia="Times New Roman" w:hAnsi="Times New Roman" w:cs="Times New Roman"/>
          <w:sz w:val="24"/>
          <w:szCs w:val="24"/>
          <w:highlight w:val="white"/>
        </w:rPr>
        <w:t>-space diffeomorphic reconstruction (QSDR) approach implemented in DSI Studio (</w:t>
      </w:r>
      <w:hyperlink r:id="rId30">
        <w:r w:rsidRPr="000268DA">
          <w:rPr>
            <w:rFonts w:ascii="Times New Roman" w:eastAsia="Times New Roman" w:hAnsi="Times New Roman" w:cs="Times New Roman"/>
            <w:sz w:val="24"/>
            <w:szCs w:val="24"/>
            <w:highlight w:val="white"/>
          </w:rPr>
          <w:t>www.dsi-studio.labsolver.org</w:t>
        </w:r>
      </w:hyperlink>
      <w:r w:rsidRPr="00454EF1">
        <w:rPr>
          <w:rFonts w:ascii="Times New Roman" w:eastAsia="Times New Roman" w:hAnsi="Times New Roman" w:cs="Times New Roman"/>
          <w:sz w:val="24"/>
          <w:szCs w:val="24"/>
          <w:highlight w:val="white"/>
        </w:rPr>
        <w:t xml:space="preserve">) </w:t>
      </w:r>
      <w:hyperlink r:id="rId31">
        <w:r w:rsidRPr="00454EF1">
          <w:rPr>
            <w:rFonts w:ascii="Times New Roman" w:eastAsia="Times New Roman" w:hAnsi="Times New Roman" w:cs="Times New Roman"/>
            <w:sz w:val="24"/>
            <w:szCs w:val="24"/>
          </w:rPr>
          <w:t xml:space="preserve">(F.-C.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Wedeen</w:t>
        </w:r>
        <w:proofErr w:type="spellEnd"/>
        <w:r w:rsidRPr="00454EF1">
          <w:rPr>
            <w:rFonts w:ascii="Times New Roman" w:eastAsia="Times New Roman" w:hAnsi="Times New Roman" w:cs="Times New Roman"/>
            <w:sz w:val="24"/>
            <w:szCs w:val="24"/>
          </w:rPr>
          <w:t>, &amp; Tseng, 2011)</w:t>
        </w:r>
      </w:hyperlink>
      <w:r w:rsidRPr="00454EF1">
        <w:rPr>
          <w:rFonts w:ascii="Times New Roman" w:eastAsia="Times New Roman" w:hAnsi="Times New Roman" w:cs="Times New Roman"/>
          <w:sz w:val="24"/>
          <w:szCs w:val="24"/>
          <w:highlight w:val="white"/>
        </w:rPr>
        <w:t xml:space="preserve">. QSDR first computed the quantitative anisotropy in each voxel in native space. Then the reconstructed images were warped to a template in Montreal Neurological Institute (MNI) space using constrained diffeomorphic mapping. In MNI space, </w:t>
      </w:r>
      <w:r w:rsidRPr="00454EF1">
        <w:rPr>
          <w:rFonts w:ascii="Times New Roman" w:eastAsia="Times New Roman" w:hAnsi="Times New Roman" w:cs="Times New Roman"/>
          <w:sz w:val="24"/>
          <w:szCs w:val="24"/>
        </w:rPr>
        <w:t xml:space="preserve">a diffusion sampling length ratio of 1.25 mm with five </w:t>
      </w:r>
      <w:proofErr w:type="spellStart"/>
      <w:r w:rsidRPr="00454EF1">
        <w:rPr>
          <w:rFonts w:ascii="Times New Roman" w:eastAsia="Times New Roman" w:hAnsi="Times New Roman" w:cs="Times New Roman"/>
          <w:sz w:val="24"/>
          <w:szCs w:val="24"/>
        </w:rPr>
        <w:t>fiber</w:t>
      </w:r>
      <w:proofErr w:type="spellEnd"/>
      <w:r w:rsidRPr="00454EF1">
        <w:rPr>
          <w:rFonts w:ascii="Times New Roman" w:eastAsia="Times New Roman" w:hAnsi="Times New Roman" w:cs="Times New Roman"/>
          <w:sz w:val="24"/>
          <w:szCs w:val="24"/>
        </w:rPr>
        <w:t xml:space="preserve"> orientation per voxel and </w:t>
      </w:r>
      <w:r w:rsidRPr="00454EF1">
        <w:rPr>
          <w:rFonts w:ascii="Times New Roman" w:eastAsia="Times New Roman" w:hAnsi="Times New Roman" w:cs="Times New Roman"/>
          <w:sz w:val="24"/>
          <w:szCs w:val="24"/>
          <w:highlight w:val="white"/>
        </w:rPr>
        <w:t>8-fold orientation distribution function tessellation (642 sampling directions)</w:t>
      </w:r>
      <w:r w:rsidRPr="00454EF1">
        <w:rPr>
          <w:rFonts w:ascii="Times New Roman" w:eastAsia="Times New Roman" w:hAnsi="Times New Roman" w:cs="Times New Roman"/>
          <w:sz w:val="24"/>
          <w:szCs w:val="24"/>
        </w:rPr>
        <w:t xml:space="preserve"> was used to obtain the spin distribution function, and the output resolution was 2 mm. A deterministic </w:t>
      </w:r>
      <w:proofErr w:type="spellStart"/>
      <w:r w:rsidRPr="00454EF1">
        <w:rPr>
          <w:rFonts w:ascii="Times New Roman" w:eastAsia="Times New Roman" w:hAnsi="Times New Roman" w:cs="Times New Roman"/>
          <w:sz w:val="24"/>
          <w:szCs w:val="24"/>
        </w:rPr>
        <w:t>fiber</w:t>
      </w:r>
      <w:proofErr w:type="spellEnd"/>
      <w:r w:rsidRPr="00454EF1">
        <w:rPr>
          <w:rFonts w:ascii="Times New Roman" w:eastAsia="Times New Roman" w:hAnsi="Times New Roman" w:cs="Times New Roman"/>
          <w:sz w:val="24"/>
          <w:szCs w:val="24"/>
        </w:rPr>
        <w:t xml:space="preserve"> tracking algorithm </w:t>
      </w:r>
      <w:hyperlink r:id="rId32">
        <w:r w:rsidRPr="00454EF1">
          <w:rPr>
            <w:rFonts w:ascii="Times New Roman" w:eastAsia="Times New Roman" w:hAnsi="Times New Roman" w:cs="Times New Roman"/>
            <w:sz w:val="24"/>
            <w:szCs w:val="24"/>
          </w:rPr>
          <w:t xml:space="preserve">(F.-C.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Verstynen</w:t>
        </w:r>
        <w:proofErr w:type="spellEnd"/>
        <w:r w:rsidRPr="00454EF1">
          <w:rPr>
            <w:rFonts w:ascii="Times New Roman" w:eastAsia="Times New Roman" w:hAnsi="Times New Roman" w:cs="Times New Roman"/>
            <w:sz w:val="24"/>
            <w:szCs w:val="24"/>
          </w:rPr>
          <w:t>, Wang, Fernández-Miranda, &amp; Tseng, 2013)</w:t>
        </w:r>
      </w:hyperlink>
      <w:r w:rsidRPr="00454EF1">
        <w:rPr>
          <w:rFonts w:ascii="Times New Roman" w:eastAsia="Times New Roman" w:hAnsi="Times New Roman" w:cs="Times New Roman"/>
          <w:sz w:val="24"/>
          <w:szCs w:val="24"/>
        </w:rPr>
        <w:t xml:space="preserve"> was performed </w:t>
      </w:r>
      <w:r w:rsidRPr="00454EF1">
        <w:rPr>
          <w:rFonts w:ascii="Times New Roman" w:eastAsia="Times New Roman" w:hAnsi="Times New Roman" w:cs="Times New Roman"/>
          <w:sz w:val="24"/>
          <w:szCs w:val="24"/>
          <w:highlight w:val="white"/>
        </w:rPr>
        <w:t xml:space="preserve">with extreme turning angle threshold of 60°, step size of 1.0 mm, minimum and maximum length of 10  and 400 mm, respectively. </w:t>
      </w:r>
      <w:r w:rsidRPr="00454EF1">
        <w:rPr>
          <w:rFonts w:ascii="Times New Roman" w:eastAsia="Times New Roman" w:hAnsi="Times New Roman" w:cs="Times New Roman"/>
          <w:sz w:val="24"/>
          <w:szCs w:val="24"/>
        </w:rPr>
        <w:t>10,000,000 streamlines were seeded throughout the whole brain</w:t>
      </w:r>
      <w:r w:rsidRPr="00454EF1">
        <w:rPr>
          <w:rFonts w:ascii="Times New Roman" w:eastAsia="Times New Roman" w:hAnsi="Times New Roman" w:cs="Times New Roman"/>
          <w:sz w:val="24"/>
          <w:szCs w:val="24"/>
          <w:highlight w:val="white"/>
        </w:rPr>
        <w:t xml:space="preserve"> and terminated when the local quantitative anisotropy fell below values</w:t>
      </w:r>
      <w:r w:rsidRPr="00454EF1">
        <w:rPr>
          <w:rFonts w:ascii="Times New Roman" w:eastAsia="Times New Roman" w:hAnsi="Times New Roman" w:cs="Times New Roman"/>
          <w:sz w:val="24"/>
          <w:szCs w:val="24"/>
        </w:rPr>
        <w:t xml:space="preserve"> estimated using Otsu's threshold </w:t>
      </w:r>
      <w:hyperlink r:id="rId33">
        <w:r w:rsidRPr="00454EF1">
          <w:rPr>
            <w:rFonts w:ascii="Times New Roman" w:eastAsia="Times New Roman" w:hAnsi="Times New Roman" w:cs="Times New Roman"/>
            <w:sz w:val="24"/>
            <w:szCs w:val="24"/>
          </w:rPr>
          <w:t xml:space="preserve">(F.-C.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et al., 2013)</w:t>
        </w:r>
      </w:hyperlink>
      <w:r w:rsidRPr="00454EF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highlight w:val="white"/>
        </w:rPr>
        <w:t xml:space="preserve"> which gives the optimal separation between background and foreground.</w:t>
      </w:r>
      <w:r w:rsidRPr="00454EF1">
        <w:rPr>
          <w:rFonts w:ascii="Times New Roman" w:eastAsia="Times New Roman" w:hAnsi="Times New Roman" w:cs="Times New Roman"/>
          <w:sz w:val="24"/>
          <w:szCs w:val="24"/>
        </w:rPr>
        <w:t xml:space="preserve"> Other tracking parameters as specified in DSI Studio were: </w:t>
      </w:r>
      <w:r w:rsidR="00675D7D">
        <w:rPr>
          <w:rFonts w:ascii="Times New Roman" w:eastAsia="Times New Roman" w:hAnsi="Times New Roman" w:cs="Times New Roman"/>
          <w:sz w:val="24"/>
          <w:szCs w:val="24"/>
          <w:highlight w:val="white"/>
        </w:rPr>
        <w:t>s</w:t>
      </w:r>
      <w:r w:rsidRPr="00454EF1">
        <w:rPr>
          <w:rFonts w:ascii="Times New Roman" w:eastAsia="Times New Roman" w:hAnsi="Times New Roman" w:cs="Times New Roman"/>
          <w:sz w:val="24"/>
          <w:szCs w:val="24"/>
          <w:highlight w:val="white"/>
        </w:rPr>
        <w:t xml:space="preserve">moothing: 0; </w:t>
      </w:r>
      <w:r w:rsidR="00675D7D">
        <w:rPr>
          <w:rFonts w:ascii="Times New Roman" w:eastAsia="Times New Roman" w:hAnsi="Times New Roman" w:cs="Times New Roman"/>
          <w:sz w:val="24"/>
          <w:szCs w:val="24"/>
          <w:highlight w:val="white"/>
        </w:rPr>
        <w:t>s</w:t>
      </w:r>
      <w:r w:rsidRPr="00454EF1">
        <w:rPr>
          <w:rFonts w:ascii="Times New Roman" w:eastAsia="Times New Roman" w:hAnsi="Times New Roman" w:cs="Times New Roman"/>
          <w:sz w:val="24"/>
          <w:szCs w:val="24"/>
          <w:highlight w:val="white"/>
        </w:rPr>
        <w:t xml:space="preserve">eed orientation: all; </w:t>
      </w:r>
      <w:r w:rsidR="00675D7D">
        <w:rPr>
          <w:rFonts w:ascii="Times New Roman" w:eastAsia="Times New Roman" w:hAnsi="Times New Roman" w:cs="Times New Roman"/>
          <w:sz w:val="24"/>
          <w:szCs w:val="24"/>
          <w:highlight w:val="white"/>
        </w:rPr>
        <w:t>s</w:t>
      </w:r>
      <w:r w:rsidRPr="00454EF1">
        <w:rPr>
          <w:rFonts w:ascii="Times New Roman" w:eastAsia="Times New Roman" w:hAnsi="Times New Roman" w:cs="Times New Roman"/>
          <w:sz w:val="24"/>
          <w:szCs w:val="24"/>
          <w:highlight w:val="white"/>
        </w:rPr>
        <w:t xml:space="preserve">eed position: </w:t>
      </w:r>
      <w:proofErr w:type="spellStart"/>
      <w:r w:rsidRPr="00454EF1">
        <w:rPr>
          <w:rFonts w:ascii="Times New Roman" w:eastAsia="Times New Roman" w:hAnsi="Times New Roman" w:cs="Times New Roman"/>
          <w:sz w:val="24"/>
          <w:szCs w:val="24"/>
          <w:highlight w:val="white"/>
        </w:rPr>
        <w:t>subvoxel</w:t>
      </w:r>
      <w:proofErr w:type="spellEnd"/>
      <w:r w:rsidRPr="00454EF1">
        <w:rPr>
          <w:rFonts w:ascii="Times New Roman" w:eastAsia="Times New Roman" w:hAnsi="Times New Roman" w:cs="Times New Roman"/>
          <w:sz w:val="24"/>
          <w:szCs w:val="24"/>
          <w:highlight w:val="white"/>
        </w:rPr>
        <w:t xml:space="preserve">; </w:t>
      </w:r>
      <w:r w:rsidR="00675D7D">
        <w:rPr>
          <w:rFonts w:ascii="Times New Roman" w:eastAsia="Times New Roman" w:hAnsi="Times New Roman" w:cs="Times New Roman"/>
          <w:sz w:val="24"/>
          <w:szCs w:val="24"/>
          <w:highlight w:val="white"/>
        </w:rPr>
        <w:t>r</w:t>
      </w:r>
      <w:r w:rsidRPr="00454EF1">
        <w:rPr>
          <w:rFonts w:ascii="Times New Roman" w:eastAsia="Times New Roman" w:hAnsi="Times New Roman" w:cs="Times New Roman"/>
          <w:sz w:val="24"/>
          <w:szCs w:val="24"/>
          <w:highlight w:val="white"/>
        </w:rPr>
        <w:t xml:space="preserve">andomize seeding: off; </w:t>
      </w:r>
      <w:r w:rsidR="00675D7D">
        <w:rPr>
          <w:rFonts w:ascii="Times New Roman" w:eastAsia="Times New Roman" w:hAnsi="Times New Roman" w:cs="Times New Roman"/>
          <w:sz w:val="24"/>
          <w:szCs w:val="24"/>
          <w:highlight w:val="white"/>
        </w:rPr>
        <w:t>d</w:t>
      </w:r>
      <w:r w:rsidRPr="00454EF1">
        <w:rPr>
          <w:rFonts w:ascii="Times New Roman" w:eastAsia="Times New Roman" w:hAnsi="Times New Roman" w:cs="Times New Roman"/>
          <w:sz w:val="24"/>
          <w:szCs w:val="24"/>
          <w:highlight w:val="white"/>
        </w:rPr>
        <w:t>irection interpolation: trilinear.</w:t>
      </w:r>
    </w:p>
    <w:p w14:paraId="417F19FA" w14:textId="77777777" w:rsidR="002B5B68" w:rsidRPr="00454EF1" w:rsidRDefault="002B5B68">
      <w:pPr>
        <w:contextualSpacing w:val="0"/>
        <w:jc w:val="both"/>
        <w:rPr>
          <w:rFonts w:ascii="Times New Roman" w:eastAsia="Times New Roman" w:hAnsi="Times New Roman" w:cs="Times New Roman"/>
          <w:sz w:val="24"/>
          <w:szCs w:val="24"/>
        </w:rPr>
      </w:pPr>
    </w:p>
    <w:p w14:paraId="4414589F" w14:textId="22D82231"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Functional and structural network construction</w:t>
      </w:r>
    </w:p>
    <w:p w14:paraId="74FB439E" w14:textId="21D90288" w:rsidR="00035809"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We generated whole-brain structural and functional connectivity matrices for each participant, based on a common and recently validated cortical parcellation </w:t>
      </w:r>
      <w:hyperlink r:id="rId34">
        <w:r w:rsidRPr="00454EF1">
          <w:rPr>
            <w:rFonts w:ascii="Times New Roman" w:eastAsia="Times New Roman" w:hAnsi="Times New Roman" w:cs="Times New Roman"/>
            <w:sz w:val="24"/>
            <w:szCs w:val="24"/>
          </w:rPr>
          <w:t>(Schaefer et al., 2018</w:t>
        </w:r>
        <w:r w:rsidR="00035809">
          <w:rPr>
            <w:rFonts w:ascii="Times New Roman" w:eastAsia="Times New Roman" w:hAnsi="Times New Roman" w:cs="Times New Roman"/>
            <w:sz w:val="24"/>
            <w:szCs w:val="24"/>
          </w:rPr>
          <w:t xml:space="preserve">; </w:t>
        </w:r>
        <w:r w:rsidR="00035809" w:rsidRPr="000268DA">
          <w:rPr>
            <w:rFonts w:ascii="Times New Roman" w:eastAsia="Times New Roman" w:hAnsi="Times New Roman" w:cs="Times New Roman"/>
            <w:b/>
            <w:sz w:val="24"/>
            <w:szCs w:val="24"/>
          </w:rPr>
          <w:t>Figure 1A</w:t>
        </w:r>
        <w:r w:rsidRPr="00454EF1">
          <w:rPr>
            <w:rFonts w:ascii="Times New Roman" w:eastAsia="Times New Roman" w:hAnsi="Times New Roman" w:cs="Times New Roman"/>
            <w:sz w:val="24"/>
            <w:szCs w:val="24"/>
          </w:rPr>
          <w:t>)</w:t>
        </w:r>
      </w:hyperlink>
      <w:r w:rsidRPr="00454EF1">
        <w:rPr>
          <w:rFonts w:ascii="Times New Roman" w:eastAsia="Times New Roman" w:hAnsi="Times New Roman" w:cs="Times New Roman"/>
          <w:sz w:val="24"/>
          <w:szCs w:val="24"/>
        </w:rPr>
        <w:t>. Fourteen additional subcortical structures from the Harvard-oxford atlas (</w:t>
      </w:r>
      <w:hyperlink r:id="rId35">
        <w:r w:rsidRPr="000268DA">
          <w:rPr>
            <w:rFonts w:ascii="Times New Roman" w:eastAsia="Times New Roman" w:hAnsi="Times New Roman" w:cs="Times New Roman"/>
            <w:sz w:val="24"/>
            <w:szCs w:val="24"/>
          </w:rPr>
          <w:t>https://fsl.fmrib.ox.ac.uk/fsl/fslwiki/Atlases)</w:t>
        </w:r>
      </w:hyperlink>
      <w:r w:rsidRPr="00454EF1">
        <w:rPr>
          <w:rFonts w:ascii="Times New Roman" w:eastAsia="Times New Roman" w:hAnsi="Times New Roman" w:cs="Times New Roman"/>
          <w:sz w:val="24"/>
          <w:szCs w:val="24"/>
        </w:rPr>
        <w:t xml:space="preserve"> including the thalamus and the striatum were added to the parcellation</w:t>
      </w:r>
      <w:r w:rsidR="005753C7">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resulting in 214 total regions (represented as </w:t>
      </w:r>
      <w:r w:rsidRPr="00454EF1">
        <w:rPr>
          <w:rFonts w:ascii="Times New Roman" w:eastAsia="Times New Roman" w:hAnsi="Times New Roman" w:cs="Times New Roman"/>
          <w:i/>
          <w:sz w:val="24"/>
          <w:szCs w:val="24"/>
        </w:rPr>
        <w:t>Schaefer-214</w:t>
      </w:r>
      <w:r w:rsidRPr="00454EF1">
        <w:rPr>
          <w:rFonts w:ascii="Times New Roman" w:eastAsia="Times New Roman" w:hAnsi="Times New Roman" w:cs="Times New Roman"/>
          <w:sz w:val="24"/>
          <w:szCs w:val="24"/>
        </w:rPr>
        <w:t xml:space="preserve"> in the following text; </w:t>
      </w:r>
      <w:r w:rsidRPr="00454EF1">
        <w:rPr>
          <w:rFonts w:ascii="Times New Roman" w:eastAsia="Times New Roman" w:hAnsi="Times New Roman" w:cs="Times New Roman"/>
          <w:b/>
          <w:sz w:val="24"/>
          <w:szCs w:val="24"/>
        </w:rPr>
        <w:t>Supplementary Table 1</w:t>
      </w:r>
      <w:r w:rsidRPr="00454EF1">
        <w:rPr>
          <w:rFonts w:ascii="Times New Roman" w:eastAsia="Times New Roman" w:hAnsi="Times New Roman" w:cs="Times New Roman"/>
          <w:sz w:val="24"/>
          <w:szCs w:val="24"/>
        </w:rPr>
        <w:t xml:space="preserve">). </w:t>
      </w:r>
    </w:p>
    <w:p w14:paraId="27EA9B8F" w14:textId="33C9C02D" w:rsidR="00035809" w:rsidRDefault="005753C7">
      <w:pPr>
        <w:contextualSpacing w:val="0"/>
        <w:jc w:val="both"/>
        <w:rPr>
          <w:ins w:id="368" w:author="Luca Cocchi" w:date="2018-12-11T17:32:00Z"/>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454EF1" w:rsidRPr="00454EF1">
        <w:rPr>
          <w:rFonts w:ascii="Times New Roman" w:eastAsia="Times New Roman" w:hAnsi="Times New Roman" w:cs="Times New Roman"/>
          <w:sz w:val="24"/>
          <w:szCs w:val="24"/>
        </w:rPr>
        <w:t>ndividual whole-brain tractography maps</w:t>
      </w:r>
      <w:r>
        <w:rPr>
          <w:rFonts w:ascii="Times New Roman" w:eastAsia="Times New Roman" w:hAnsi="Times New Roman" w:cs="Times New Roman"/>
          <w:sz w:val="24"/>
          <w:szCs w:val="24"/>
        </w:rPr>
        <w:t xml:space="preserve"> (see above)</w:t>
      </w:r>
      <w:r w:rsidR="00454EF1" w:rsidRPr="00454EF1">
        <w:rPr>
          <w:rFonts w:ascii="Times New Roman" w:eastAsia="Times New Roman" w:hAnsi="Times New Roman" w:cs="Times New Roman"/>
          <w:sz w:val="24"/>
          <w:szCs w:val="24"/>
        </w:rPr>
        <w:t xml:space="preserve"> were combined with the pre-defined anatomical boundaries </w:t>
      </w:r>
      <w:r>
        <w:rPr>
          <w:rFonts w:ascii="Times New Roman" w:eastAsia="Times New Roman" w:hAnsi="Times New Roman" w:cs="Times New Roman"/>
          <w:sz w:val="24"/>
          <w:szCs w:val="24"/>
        </w:rPr>
        <w:t>defined by the</w:t>
      </w:r>
      <w:r w:rsidR="00454EF1" w:rsidRPr="00454EF1">
        <w:rPr>
          <w:rFonts w:ascii="Times New Roman" w:eastAsia="Times New Roman" w:hAnsi="Times New Roman" w:cs="Times New Roman"/>
          <w:sz w:val="24"/>
          <w:szCs w:val="24"/>
        </w:rPr>
        <w:t xml:space="preserve"> parcellation </w:t>
      </w:r>
      <w:hyperlink r:id="rId36">
        <w:r w:rsidR="00454EF1" w:rsidRPr="00454EF1">
          <w:rPr>
            <w:rFonts w:ascii="Times New Roman" w:eastAsia="Times New Roman" w:hAnsi="Times New Roman" w:cs="Times New Roman"/>
            <w:sz w:val="24"/>
            <w:szCs w:val="24"/>
          </w:rPr>
          <w:t>(Schaefer et al., 2018)</w:t>
        </w:r>
      </w:hyperlink>
      <w:r w:rsidR="00454EF1" w:rsidRPr="00454EF1">
        <w:rPr>
          <w:rFonts w:ascii="Times New Roman" w:eastAsia="Times New Roman" w:hAnsi="Times New Roman" w:cs="Times New Roman"/>
          <w:sz w:val="24"/>
          <w:szCs w:val="24"/>
        </w:rPr>
        <w:t xml:space="preserve"> to generate </w:t>
      </w:r>
      <w:r>
        <w:rPr>
          <w:rFonts w:ascii="Times New Roman" w:eastAsia="Times New Roman" w:hAnsi="Times New Roman" w:cs="Times New Roman"/>
          <w:sz w:val="24"/>
          <w:szCs w:val="24"/>
        </w:rPr>
        <w:t xml:space="preserve">a </w:t>
      </w:r>
      <w:r w:rsidR="00454EF1" w:rsidRPr="00454EF1">
        <w:rPr>
          <w:rFonts w:ascii="Times New Roman" w:eastAsia="Times New Roman" w:hAnsi="Times New Roman" w:cs="Times New Roman"/>
          <w:sz w:val="24"/>
          <w:szCs w:val="24"/>
        </w:rPr>
        <w:t>weighted structural network (a 214 × 214 weighted structural connectivity matrix</w:t>
      </w:r>
      <w:r w:rsidR="00035809">
        <w:rPr>
          <w:rFonts w:ascii="Times New Roman" w:eastAsia="Times New Roman" w:hAnsi="Times New Roman" w:cs="Times New Roman"/>
          <w:sz w:val="24"/>
          <w:szCs w:val="24"/>
        </w:rPr>
        <w:t xml:space="preserve">; </w:t>
      </w:r>
      <w:r w:rsidR="00035809" w:rsidRPr="000268DA">
        <w:rPr>
          <w:rFonts w:ascii="Times New Roman" w:eastAsia="Times New Roman" w:hAnsi="Times New Roman" w:cs="Times New Roman"/>
          <w:b/>
          <w:sz w:val="24"/>
          <w:szCs w:val="24"/>
        </w:rPr>
        <w:t>Figure 1</w:t>
      </w:r>
      <w:r w:rsidR="00035809">
        <w:rPr>
          <w:rFonts w:ascii="Times New Roman" w:eastAsia="Times New Roman" w:hAnsi="Times New Roman" w:cs="Times New Roman"/>
          <w:b/>
          <w:sz w:val="24"/>
          <w:szCs w:val="24"/>
        </w:rPr>
        <w:t>B</w:t>
      </w:r>
      <w:r w:rsidR="00454EF1" w:rsidRPr="00454EF1">
        <w:rPr>
          <w:rFonts w:ascii="Times New Roman" w:eastAsia="Times New Roman" w:hAnsi="Times New Roman" w:cs="Times New Roman"/>
          <w:sz w:val="24"/>
          <w:szCs w:val="24"/>
        </w:rPr>
        <w:t xml:space="preserve">). Each </w:t>
      </w:r>
      <w:r w:rsidRPr="00454EF1">
        <w:rPr>
          <w:rFonts w:ascii="Times New Roman" w:eastAsia="Times New Roman" w:hAnsi="Times New Roman" w:cs="Times New Roman"/>
          <w:sz w:val="24"/>
          <w:szCs w:val="24"/>
        </w:rPr>
        <w:t xml:space="preserve">edge </w:t>
      </w:r>
      <w:r>
        <w:rPr>
          <w:rFonts w:ascii="Times New Roman" w:eastAsia="Times New Roman" w:hAnsi="Times New Roman" w:cs="Times New Roman"/>
          <w:sz w:val="24"/>
          <w:szCs w:val="24"/>
        </w:rPr>
        <w:t xml:space="preserve">of the </w:t>
      </w:r>
      <w:r w:rsidR="00454EF1" w:rsidRPr="00454EF1">
        <w:rPr>
          <w:rFonts w:ascii="Times New Roman" w:eastAsia="Times New Roman" w:hAnsi="Times New Roman" w:cs="Times New Roman"/>
          <w:sz w:val="24"/>
          <w:szCs w:val="24"/>
        </w:rPr>
        <w:t xml:space="preserve">network corresponds to the total number of normalized streamlines that interconnect two </w:t>
      </w:r>
      <w:r>
        <w:rPr>
          <w:rFonts w:ascii="Times New Roman" w:eastAsia="Times New Roman" w:hAnsi="Times New Roman" w:cs="Times New Roman"/>
          <w:sz w:val="24"/>
          <w:szCs w:val="24"/>
        </w:rPr>
        <w:t xml:space="preserve">brain </w:t>
      </w:r>
      <w:r w:rsidR="00454EF1" w:rsidRPr="00454EF1">
        <w:rPr>
          <w:rFonts w:ascii="Times New Roman" w:eastAsia="Times New Roman" w:hAnsi="Times New Roman" w:cs="Times New Roman"/>
          <w:sz w:val="24"/>
          <w:szCs w:val="24"/>
        </w:rPr>
        <w:t xml:space="preserve">regions, adjusted for the interregional </w:t>
      </w:r>
      <w:r w:rsidR="007C7AAE" w:rsidRPr="00454EF1">
        <w:rPr>
          <w:rFonts w:ascii="Times New Roman" w:eastAsia="Times New Roman" w:hAnsi="Times New Roman" w:cs="Times New Roman"/>
          <w:sz w:val="24"/>
          <w:szCs w:val="24"/>
        </w:rPr>
        <w:t>fibre</w:t>
      </w:r>
      <w:r w:rsidR="00454EF1" w:rsidRPr="00454EF1">
        <w:rPr>
          <w:rFonts w:ascii="Times New Roman" w:eastAsia="Times New Roman" w:hAnsi="Times New Roman" w:cs="Times New Roman"/>
          <w:sz w:val="24"/>
          <w:szCs w:val="24"/>
        </w:rPr>
        <w:t xml:space="preserve"> length</w:t>
      </w:r>
      <w:r>
        <w:rPr>
          <w:rFonts w:ascii="Times New Roman" w:eastAsia="Times New Roman" w:hAnsi="Times New Roman" w:cs="Times New Roman"/>
          <w:sz w:val="24"/>
          <w:szCs w:val="24"/>
        </w:rPr>
        <w:t xml:space="preserve"> </w:t>
      </w:r>
      <w:ins w:id="369" w:author="Luca Cocchi" w:date="2018-12-11T17:24:00Z">
        <w:r>
          <w:rPr>
            <w:rFonts w:ascii="Times New Roman" w:eastAsia="Times New Roman" w:hAnsi="Times New Roman" w:cs="Times New Roman"/>
            <w:sz w:val="24"/>
            <w:szCs w:val="24"/>
          </w:rPr>
          <w:t>(</w:t>
        </w:r>
        <w:commentRangeStart w:id="370"/>
        <w:r>
          <w:rPr>
            <w:rFonts w:ascii="Times New Roman" w:eastAsia="Times New Roman" w:hAnsi="Times New Roman" w:cs="Times New Roman"/>
            <w:sz w:val="24"/>
            <w:szCs w:val="24"/>
          </w:rPr>
          <w:t>cite</w:t>
        </w:r>
        <w:commentRangeEnd w:id="370"/>
        <w:r>
          <w:rPr>
            <w:rStyle w:val="CommentReference"/>
          </w:rPr>
          <w:commentReference w:id="370"/>
        </w:r>
        <w:r>
          <w:rPr>
            <w:rFonts w:ascii="Times New Roman" w:eastAsia="Times New Roman" w:hAnsi="Times New Roman" w:cs="Times New Roman"/>
            <w:sz w:val="24"/>
            <w:szCs w:val="24"/>
          </w:rPr>
          <w:t>)</w:t>
        </w:r>
      </w:ins>
      <w:r w:rsidR="00454EF1" w:rsidRPr="00454EF1">
        <w:rPr>
          <w:rFonts w:ascii="Times New Roman" w:eastAsia="Times New Roman" w:hAnsi="Times New Roman" w:cs="Times New Roman"/>
          <w:sz w:val="24"/>
          <w:szCs w:val="24"/>
        </w:rPr>
        <w:t xml:space="preserve">. </w:t>
      </w:r>
    </w:p>
    <w:p w14:paraId="5B98AC91" w14:textId="04B0303F" w:rsidR="002B5B68" w:rsidRPr="000268DA"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For resting-state data, mean regional time</w:t>
      </w:r>
      <w:r w:rsidR="005753C7">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series were </w:t>
      </w:r>
      <w:r w:rsidR="00035809">
        <w:rPr>
          <w:rFonts w:ascii="Times New Roman" w:eastAsia="Times New Roman" w:hAnsi="Times New Roman" w:cs="Times New Roman"/>
          <w:sz w:val="24"/>
          <w:szCs w:val="24"/>
        </w:rPr>
        <w:t>calculated for</w:t>
      </w:r>
      <w:r w:rsidR="00035809"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each</w:t>
      </w:r>
      <w:r w:rsidR="005753C7">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region</w:t>
      </w:r>
      <w:r w:rsidR="00035809">
        <w:rPr>
          <w:rFonts w:ascii="Times New Roman" w:eastAsia="Times New Roman" w:hAnsi="Times New Roman" w:cs="Times New Roman"/>
          <w:sz w:val="24"/>
          <w:szCs w:val="24"/>
        </w:rPr>
        <w:t xml:space="preserve"> included in the brain parcellation</w:t>
      </w:r>
      <w:r w:rsidR="005753C7">
        <w:rPr>
          <w:rFonts w:ascii="Times New Roman" w:eastAsia="Times New Roman" w:hAnsi="Times New Roman" w:cs="Times New Roman"/>
          <w:sz w:val="24"/>
          <w:szCs w:val="24"/>
        </w:rPr>
        <w:t xml:space="preserve">. The statistical association between </w:t>
      </w:r>
      <w:r w:rsidR="00035809">
        <w:rPr>
          <w:rFonts w:ascii="Times New Roman" w:eastAsia="Times New Roman" w:hAnsi="Times New Roman" w:cs="Times New Roman"/>
          <w:sz w:val="24"/>
          <w:szCs w:val="24"/>
        </w:rPr>
        <w:t>the time-</w:t>
      </w:r>
      <w:r w:rsidR="005753C7">
        <w:rPr>
          <w:rFonts w:ascii="Times New Roman" w:eastAsia="Times New Roman" w:hAnsi="Times New Roman" w:cs="Times New Roman"/>
          <w:sz w:val="24"/>
          <w:szCs w:val="24"/>
        </w:rPr>
        <w:t>series</w:t>
      </w:r>
      <w:r w:rsidR="00035809">
        <w:rPr>
          <w:rFonts w:ascii="Times New Roman" w:eastAsia="Times New Roman" w:hAnsi="Times New Roman" w:cs="Times New Roman"/>
          <w:sz w:val="24"/>
          <w:szCs w:val="24"/>
        </w:rPr>
        <w:t xml:space="preserve"> of all regions was estimated using Person’s correlation, resulting in a 214 x 214 connectivity matrix for each individual. A </w:t>
      </w:r>
      <w:r w:rsidRPr="00454EF1">
        <w:rPr>
          <w:rFonts w:ascii="Times New Roman" w:eastAsia="Times New Roman" w:hAnsi="Times New Roman" w:cs="Times New Roman"/>
          <w:sz w:val="24"/>
          <w:szCs w:val="24"/>
        </w:rPr>
        <w:t xml:space="preserve">Fisher z-transformation was applied to </w:t>
      </w:r>
      <w:r w:rsidR="00035809">
        <w:rPr>
          <w:rFonts w:ascii="Times New Roman" w:eastAsia="Times New Roman" w:hAnsi="Times New Roman" w:cs="Times New Roman"/>
          <w:sz w:val="24"/>
          <w:szCs w:val="24"/>
        </w:rPr>
        <w:t>each functional connectivity matrix</w:t>
      </w:r>
      <w:r w:rsidRPr="00454EF1">
        <w:rPr>
          <w:rFonts w:ascii="Times New Roman" w:eastAsia="Times New Roman" w:hAnsi="Times New Roman" w:cs="Times New Roman"/>
          <w:sz w:val="24"/>
          <w:szCs w:val="24"/>
        </w:rPr>
        <w:t xml:space="preserve">. </w:t>
      </w:r>
    </w:p>
    <w:p w14:paraId="4A2FEA77" w14:textId="77777777" w:rsidR="002B5B68" w:rsidRPr="00454EF1" w:rsidRDefault="002B5B68">
      <w:pPr>
        <w:contextualSpacing w:val="0"/>
        <w:jc w:val="both"/>
        <w:rPr>
          <w:rFonts w:ascii="Times New Roman" w:eastAsia="Times New Roman" w:hAnsi="Times New Roman" w:cs="Times New Roman"/>
          <w:sz w:val="24"/>
          <w:szCs w:val="24"/>
        </w:rPr>
      </w:pPr>
    </w:p>
    <w:p w14:paraId="2B42B4BE" w14:textId="765AAE8D"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 xml:space="preserve">Connection classes: hub, feeder and </w:t>
      </w:r>
      <w:r w:rsidR="003E2D70">
        <w:rPr>
          <w:rFonts w:ascii="Times New Roman" w:eastAsia="Times New Roman" w:hAnsi="Times New Roman" w:cs="Times New Roman"/>
          <w:i/>
          <w:sz w:val="24"/>
          <w:szCs w:val="24"/>
        </w:rPr>
        <w:t>local connections</w:t>
      </w:r>
    </w:p>
    <w:p w14:paraId="391CAAE0" w14:textId="64E8E1C4"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Varying definitions of </w:t>
      </w:r>
      <w:r w:rsidR="007C7AAE">
        <w:rPr>
          <w:rFonts w:ascii="Times New Roman" w:eastAsia="Times New Roman" w:hAnsi="Times New Roman" w:cs="Times New Roman"/>
          <w:sz w:val="24"/>
          <w:szCs w:val="24"/>
        </w:rPr>
        <w:t xml:space="preserve">brain </w:t>
      </w:r>
      <w:r w:rsidRPr="00454EF1">
        <w:rPr>
          <w:rFonts w:ascii="Times New Roman" w:eastAsia="Times New Roman" w:hAnsi="Times New Roman" w:cs="Times New Roman"/>
          <w:sz w:val="24"/>
          <w:szCs w:val="24"/>
        </w:rPr>
        <w:t xml:space="preserve">network hubs exist </w:t>
      </w:r>
      <w:hyperlink r:id="rId37">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Sporns</w:t>
        </w:r>
        <w:proofErr w:type="spellEnd"/>
        <w:r w:rsidRPr="00454EF1">
          <w:rPr>
            <w:rFonts w:ascii="Times New Roman" w:eastAsia="Times New Roman" w:hAnsi="Times New Roman" w:cs="Times New Roman"/>
            <w:sz w:val="24"/>
            <w:szCs w:val="24"/>
          </w:rPr>
          <w:t xml:space="preserve">, Honey, &amp; </w:t>
        </w:r>
        <w:proofErr w:type="spellStart"/>
        <w:r w:rsidRPr="00454EF1">
          <w:rPr>
            <w:rFonts w:ascii="Times New Roman" w:eastAsia="Times New Roman" w:hAnsi="Times New Roman" w:cs="Times New Roman"/>
            <w:sz w:val="24"/>
            <w:szCs w:val="24"/>
          </w:rPr>
          <w:t>Kötter</w:t>
        </w:r>
        <w:proofErr w:type="spellEnd"/>
        <w:r w:rsidRPr="00454EF1">
          <w:rPr>
            <w:rFonts w:ascii="Times New Roman" w:eastAsia="Times New Roman" w:hAnsi="Times New Roman" w:cs="Times New Roman"/>
            <w:sz w:val="24"/>
            <w:szCs w:val="24"/>
          </w:rPr>
          <w:t>, 2007)</w:t>
        </w:r>
      </w:hyperlink>
      <w:r w:rsidRPr="00454EF1">
        <w:rPr>
          <w:rFonts w:ascii="Times New Roman" w:eastAsia="Times New Roman" w:hAnsi="Times New Roman" w:cs="Times New Roman"/>
          <w:sz w:val="24"/>
          <w:szCs w:val="24"/>
        </w:rPr>
        <w:t xml:space="preserve">. Here, we identified hub-regions according to aggregate ranking across multiple metrics </w:t>
      </w:r>
      <w:hyperlink r:id="rId38">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Betzel</w:t>
        </w:r>
        <w:proofErr w:type="spellEnd"/>
        <w:r w:rsidRPr="00454EF1">
          <w:rPr>
            <w:rFonts w:ascii="Times New Roman" w:eastAsia="Times New Roman" w:hAnsi="Times New Roman" w:cs="Times New Roman"/>
            <w:sz w:val="24"/>
            <w:szCs w:val="24"/>
          </w:rPr>
          <w:t xml:space="preserve"> et al., 2014; Perry et al., 2015)</w:t>
        </w:r>
      </w:hyperlink>
      <w:r w:rsidRPr="00454EF1">
        <w:rPr>
          <w:rFonts w:ascii="Times New Roman" w:eastAsia="Times New Roman" w:hAnsi="Times New Roman" w:cs="Times New Roman"/>
          <w:sz w:val="24"/>
          <w:szCs w:val="24"/>
        </w:rPr>
        <w:t xml:space="preserve">. First, for each participant, each node's “hubness” was calculated from its composite average ranking across degree, strength, betweenness and subgraph centrality </w:t>
      </w:r>
      <w:r w:rsidRPr="00454EF1">
        <w:rPr>
          <w:rFonts w:ascii="Times New Roman" w:eastAsia="Times New Roman" w:hAnsi="Times New Roman" w:cs="Times New Roman"/>
          <w:sz w:val="24"/>
          <w:szCs w:val="24"/>
        </w:rPr>
        <w:lastRenderedPageBreak/>
        <w:t>scores</w:t>
      </w:r>
      <w:r w:rsidR="00460FB3">
        <w:rPr>
          <w:rFonts w:ascii="Times New Roman" w:eastAsia="Times New Roman" w:hAnsi="Times New Roman" w:cs="Times New Roman"/>
          <w:sz w:val="24"/>
          <w:szCs w:val="24"/>
        </w:rPr>
        <w:t xml:space="preserve"> using the brain connectivity toolbox </w:t>
      </w:r>
      <w:r w:rsidR="00460FB3">
        <w:rPr>
          <w:rFonts w:ascii="Times New Roman" w:eastAsia="Times New Roman" w:hAnsi="Times New Roman" w:cs="Times New Roman"/>
          <w:sz w:val="24"/>
          <w:szCs w:val="24"/>
        </w:rPr>
        <w:fldChar w:fldCharType="begin"/>
      </w:r>
      <w:r w:rsidR="00460FB3">
        <w:rPr>
          <w:rFonts w:ascii="Times New Roman" w:eastAsia="Times New Roman" w:hAnsi="Times New Roman" w:cs="Times New Roman"/>
          <w:sz w:val="24"/>
          <w:szCs w:val="24"/>
        </w:rPr>
        <w:instrText xml:space="preserve"> ADDIN ZOTERO_ITEM CSL_CITATION {"citationID":"6XtAahuQ","properties":{"formattedCitation":"(Rubinov and Sporns, 2010)","plainCitation":"(Rubinov and Sporns, 2010)","noteIndex":0},"citationItems":[{"id":259,"uris":["http://zotero.org/users/1676650/items/RWJUQW9U"],"uri":["http://zotero.org/users/1676650/items/RWJUQW9U"],"itemData":{"id":259,"type":"article-journal","title":"Complex network measures of brain connectivity: Uses and interpretations","container-title":"NeuroImage","collection-title":"Computational Models of the Brain","page":"1059-1069","volume":"52","issue":"3","source":"ScienceDirect","abstract":"Brain connectivity datasets comprise networks of brain regions connected by anatomical tracts or by functional associations. Complex network analysis—a new multidisciplinary approach to the study of complex systems—aims to characterize these brain networks with a small number of neurobiologically meaningful and easily computable measures. In this article, we discuss construction of brain networks from connectivity data and describe the most commonly used network measures of structural and functional connectivity. We describe measures that variously detect functional integration and segregation, quantify centrality of individual brain regions or pathways, characterize patterns of local anatomical circuitry, and test resilience of networks to insult. We discuss the issues surrounding comparison of structural and functional network connectivity, as well as comparison of networks across subjects. Finally, we describe a Matlab toolbox (http://www.brain-connectivity-toolbox.net) accompanying this article and containing a collection of complex network measures and large-scale neuroanatomical connectivity datasets.","DOI":"10.1016/j.neuroimage.2009.10.003","ISSN":"1053-8119","shortTitle":"Complex network measures of brain connectivity","journalAbbreviation":"NeuroImage","author":[{"family":"Rubinov","given":"Mikail"},{"family":"Sporns","given":"Olaf"}],"issued":{"date-parts":[["2010",9,1]]}}}],"schema":"https://github.com/citation-style-language/schema/raw/master/csl-citation.json"} </w:instrText>
      </w:r>
      <w:r w:rsidR="00460FB3">
        <w:rPr>
          <w:rFonts w:ascii="Times New Roman" w:eastAsia="Times New Roman" w:hAnsi="Times New Roman" w:cs="Times New Roman"/>
          <w:sz w:val="24"/>
          <w:szCs w:val="24"/>
        </w:rPr>
        <w:fldChar w:fldCharType="separate"/>
      </w:r>
      <w:r w:rsidR="00460FB3">
        <w:rPr>
          <w:rFonts w:ascii="Times New Roman" w:eastAsia="Times New Roman" w:hAnsi="Times New Roman" w:cs="Times New Roman"/>
          <w:noProof/>
          <w:sz w:val="24"/>
          <w:szCs w:val="24"/>
        </w:rPr>
        <w:t>(Rubinov and Sporns, 2010)</w:t>
      </w:r>
      <w:r w:rsidR="00460FB3">
        <w:rPr>
          <w:rFonts w:ascii="Times New Roman" w:eastAsia="Times New Roman" w:hAnsi="Times New Roman" w:cs="Times New Roman"/>
          <w:sz w:val="24"/>
          <w:szCs w:val="24"/>
        </w:rPr>
        <w:fldChar w:fldCharType="end"/>
      </w:r>
      <w:r w:rsidRPr="00454EF1">
        <w:rPr>
          <w:rFonts w:ascii="Times New Roman" w:eastAsia="Times New Roman" w:hAnsi="Times New Roman" w:cs="Times New Roman"/>
          <w:sz w:val="24"/>
          <w:szCs w:val="24"/>
        </w:rPr>
        <w:t>. The top 15% composite scores (N = 32</w:t>
      </w:r>
      <w:r w:rsidR="00460FB3">
        <w:rPr>
          <w:rFonts w:ascii="Times New Roman" w:eastAsia="Times New Roman" w:hAnsi="Times New Roman" w:cs="Times New Roman"/>
          <w:sz w:val="24"/>
          <w:szCs w:val="24"/>
        </w:rPr>
        <w:t xml:space="preserve">, </w:t>
      </w:r>
      <w:r w:rsidR="00460FB3" w:rsidRPr="00460FB3">
        <w:rPr>
          <w:rFonts w:ascii="Times New Roman" w:eastAsia="Times New Roman" w:hAnsi="Times New Roman" w:cs="Times New Roman"/>
          <w:b/>
          <w:sz w:val="24"/>
          <w:szCs w:val="24"/>
        </w:rPr>
        <w:t>Supplementary Table 1</w:t>
      </w:r>
      <w:r w:rsidR="008F55DC">
        <w:rPr>
          <w:rFonts w:ascii="Times New Roman" w:eastAsia="Times New Roman" w:hAnsi="Times New Roman" w:cs="Times New Roman"/>
          <w:b/>
          <w:sz w:val="24"/>
          <w:szCs w:val="24"/>
        </w:rPr>
        <w:t>&amp;</w:t>
      </w:r>
      <w:r w:rsidR="000F71C8">
        <w:rPr>
          <w:rFonts w:ascii="Times New Roman" w:eastAsia="Times New Roman" w:hAnsi="Times New Roman" w:cs="Times New Roman"/>
          <w:b/>
          <w:sz w:val="24"/>
          <w:szCs w:val="24"/>
        </w:rPr>
        <w:t>2</w:t>
      </w:r>
      <w:r w:rsidRPr="00454EF1">
        <w:rPr>
          <w:rFonts w:ascii="Times New Roman" w:eastAsia="Times New Roman" w:hAnsi="Times New Roman" w:cs="Times New Roman"/>
          <w:sz w:val="24"/>
          <w:szCs w:val="24"/>
        </w:rPr>
        <w:t>) were used to identify hub-regions within each participant</w:t>
      </w:r>
      <w:r w:rsidR="003E2D70">
        <w:rPr>
          <w:rFonts w:ascii="Times New Roman" w:eastAsia="Times New Roman" w:hAnsi="Times New Roman" w:cs="Times New Roman"/>
          <w:sz w:val="24"/>
          <w:szCs w:val="24"/>
        </w:rPr>
        <w:t xml:space="preserve">, all other nodes were assigned as </w:t>
      </w:r>
      <w:r w:rsidR="003E2D70" w:rsidRPr="003E2D70">
        <w:rPr>
          <w:rFonts w:ascii="Times New Roman" w:eastAsia="Times New Roman" w:hAnsi="Times New Roman" w:cs="Times New Roman"/>
          <w:i/>
          <w:sz w:val="24"/>
          <w:szCs w:val="24"/>
        </w:rPr>
        <w:t>periphery</w:t>
      </w:r>
      <w:r w:rsidR="003E2D70">
        <w:rPr>
          <w:rFonts w:ascii="Times New Roman" w:eastAsia="Times New Roman" w:hAnsi="Times New Roman" w:cs="Times New Roman"/>
          <w:sz w:val="24"/>
          <w:szCs w:val="24"/>
        </w:rPr>
        <w:t xml:space="preserve"> nodes</w:t>
      </w:r>
      <w:r w:rsidRPr="00454EF1">
        <w:rPr>
          <w:rFonts w:ascii="Times New Roman" w:eastAsia="Times New Roman" w:hAnsi="Times New Roman" w:cs="Times New Roman"/>
          <w:sz w:val="24"/>
          <w:szCs w:val="24"/>
        </w:rPr>
        <w:t xml:space="preserve">. Hub </w:t>
      </w:r>
      <w:r w:rsidRPr="00454EF1">
        <w:rPr>
          <w:rFonts w:ascii="Times New Roman" w:eastAsia="Times New Roman" w:hAnsi="Times New Roman" w:cs="Times New Roman"/>
          <w:i/>
          <w:sz w:val="24"/>
          <w:szCs w:val="24"/>
        </w:rPr>
        <w:t>connections</w:t>
      </w:r>
      <w:r w:rsidRPr="00454EF1">
        <w:rPr>
          <w:rFonts w:ascii="Times New Roman" w:eastAsia="Times New Roman" w:hAnsi="Times New Roman" w:cs="Times New Roman"/>
          <w:sz w:val="24"/>
          <w:szCs w:val="24"/>
        </w:rPr>
        <w:t xml:space="preserve"> were defined as edges that connected any two hub nodes. Feeder connections linked hub-nodes to </w:t>
      </w:r>
      <w:r w:rsidR="003E2D70">
        <w:rPr>
          <w:rFonts w:ascii="Times New Roman" w:eastAsia="Times New Roman" w:hAnsi="Times New Roman" w:cs="Times New Roman"/>
          <w:sz w:val="24"/>
          <w:szCs w:val="24"/>
        </w:rPr>
        <w:t>periphery</w:t>
      </w:r>
      <w:r w:rsidRPr="00454EF1">
        <w:rPr>
          <w:rFonts w:ascii="Times New Roman" w:eastAsia="Times New Roman" w:hAnsi="Times New Roman" w:cs="Times New Roman"/>
          <w:sz w:val="24"/>
          <w:szCs w:val="24"/>
        </w:rPr>
        <w:t xml:space="preserve"> nodes, and </w:t>
      </w:r>
      <w:r w:rsidR="003E2D70">
        <w:rPr>
          <w:rFonts w:ascii="Times New Roman" w:eastAsia="Times New Roman" w:hAnsi="Times New Roman" w:cs="Times New Roman"/>
          <w:sz w:val="24"/>
          <w:szCs w:val="24"/>
        </w:rPr>
        <w:t xml:space="preserve">local </w:t>
      </w:r>
      <w:r w:rsidRPr="00454EF1">
        <w:rPr>
          <w:rFonts w:ascii="Times New Roman" w:eastAsia="Times New Roman" w:hAnsi="Times New Roman" w:cs="Times New Roman"/>
          <w:sz w:val="24"/>
          <w:szCs w:val="24"/>
        </w:rPr>
        <w:t xml:space="preserve">connections linked </w:t>
      </w:r>
      <w:r w:rsidR="003E2D70">
        <w:rPr>
          <w:rFonts w:ascii="Times New Roman" w:eastAsia="Times New Roman" w:hAnsi="Times New Roman" w:cs="Times New Roman"/>
          <w:sz w:val="24"/>
          <w:szCs w:val="24"/>
        </w:rPr>
        <w:t>periphery</w:t>
      </w:r>
      <w:r w:rsidRPr="00454EF1">
        <w:rPr>
          <w:rFonts w:ascii="Times New Roman" w:eastAsia="Times New Roman" w:hAnsi="Times New Roman" w:cs="Times New Roman"/>
          <w:sz w:val="24"/>
          <w:szCs w:val="24"/>
        </w:rPr>
        <w:t xml:space="preserve"> nodes </w:t>
      </w:r>
      <w:hyperlink r:id="rId39">
        <w:r w:rsidRPr="00454EF1">
          <w:rPr>
            <w:rFonts w:ascii="Times New Roman" w:eastAsia="Times New Roman" w:hAnsi="Times New Roman" w:cs="Times New Roman"/>
            <w:sz w:val="24"/>
            <w:szCs w:val="24"/>
          </w:rPr>
          <w:t xml:space="preserve">(van den Heuvel, Kahn, </w:t>
        </w:r>
        <w:proofErr w:type="spellStart"/>
        <w:r w:rsidRPr="00454EF1">
          <w:rPr>
            <w:rFonts w:ascii="Times New Roman" w:eastAsia="Times New Roman" w:hAnsi="Times New Roman" w:cs="Times New Roman"/>
            <w:sz w:val="24"/>
            <w:szCs w:val="24"/>
          </w:rPr>
          <w:t>Goñi</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Sporns</w:t>
        </w:r>
        <w:proofErr w:type="spellEnd"/>
        <w:r w:rsidRPr="00454EF1">
          <w:rPr>
            <w:rFonts w:ascii="Times New Roman" w:eastAsia="Times New Roman" w:hAnsi="Times New Roman" w:cs="Times New Roman"/>
            <w:sz w:val="24"/>
            <w:szCs w:val="24"/>
          </w:rPr>
          <w:t>, 2012; van den Heuvel et al., 2013</w:t>
        </w:r>
        <w:r w:rsidR="007C7AAE">
          <w:rPr>
            <w:rFonts w:ascii="Times New Roman" w:eastAsia="Times New Roman" w:hAnsi="Times New Roman" w:cs="Times New Roman"/>
            <w:sz w:val="24"/>
            <w:szCs w:val="24"/>
          </w:rPr>
          <w:t xml:space="preserve">; </w:t>
        </w:r>
        <w:r w:rsidR="007C7AAE" w:rsidRPr="003C210E">
          <w:rPr>
            <w:rFonts w:ascii="Times New Roman" w:eastAsia="Times New Roman" w:hAnsi="Times New Roman" w:cs="Times New Roman"/>
            <w:b/>
            <w:sz w:val="24"/>
            <w:szCs w:val="24"/>
          </w:rPr>
          <w:t>Figure 1C</w:t>
        </w:r>
        <w:r w:rsidRPr="00454EF1">
          <w:rPr>
            <w:rFonts w:ascii="Times New Roman" w:eastAsia="Times New Roman" w:hAnsi="Times New Roman" w:cs="Times New Roman"/>
            <w:sz w:val="24"/>
            <w:szCs w:val="24"/>
          </w:rPr>
          <w:t>)</w:t>
        </w:r>
      </w:hyperlink>
      <w:r w:rsidRPr="00454EF1">
        <w:rPr>
          <w:rFonts w:ascii="Times New Roman" w:eastAsia="Times New Roman" w:hAnsi="Times New Roman" w:cs="Times New Roman"/>
          <w:sz w:val="24"/>
          <w:szCs w:val="24"/>
        </w:rPr>
        <w:t>.</w:t>
      </w:r>
    </w:p>
    <w:p w14:paraId="1BD422A7" w14:textId="77777777" w:rsidR="002B5B68" w:rsidRPr="00454EF1" w:rsidRDefault="002B5B68">
      <w:pPr>
        <w:contextualSpacing w:val="0"/>
        <w:jc w:val="both"/>
        <w:rPr>
          <w:rFonts w:ascii="Times New Roman" w:eastAsia="Times New Roman" w:hAnsi="Times New Roman" w:cs="Times New Roman"/>
          <w:b/>
          <w:sz w:val="24"/>
          <w:szCs w:val="24"/>
        </w:rPr>
      </w:pPr>
    </w:p>
    <w:p w14:paraId="34421AE3" w14:textId="7777777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Structure-function relationships</w:t>
      </w:r>
    </w:p>
    <w:p w14:paraId="670E5579" w14:textId="4B84C3A6"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Brain network structure-function relationships were conducted in line with previous research </w:t>
      </w:r>
      <w:r w:rsidR="00A07031">
        <w:rPr>
          <w:rFonts w:ascii="Times New Roman" w:eastAsia="Times New Roman" w:hAnsi="Times New Roman" w:cs="Times New Roman"/>
          <w:sz w:val="24"/>
          <w:szCs w:val="24"/>
        </w:rPr>
        <w:t>involving a</w:t>
      </w:r>
      <w:r w:rsidR="00A0703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case-control </w:t>
      </w:r>
      <w:r w:rsidR="00A07031">
        <w:rPr>
          <w:rFonts w:ascii="Times New Roman" w:eastAsia="Times New Roman" w:hAnsi="Times New Roman" w:cs="Times New Roman"/>
          <w:sz w:val="24"/>
          <w:szCs w:val="24"/>
        </w:rPr>
        <w:t>experimental</w:t>
      </w:r>
      <w:r w:rsidR="00A0703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design </w:t>
      </w:r>
      <w:hyperlink r:id="rId40">
        <w:r w:rsidRPr="00454EF1">
          <w:rPr>
            <w:rFonts w:ascii="Times New Roman" w:eastAsia="Times New Roman" w:hAnsi="Times New Roman" w:cs="Times New Roman"/>
            <w:sz w:val="24"/>
            <w:szCs w:val="24"/>
          </w:rPr>
          <w:t>(van den Heuvel et al., 2013)</w:t>
        </w:r>
      </w:hyperlink>
      <w:r w:rsidRPr="00454EF1">
        <w:rPr>
          <w:rFonts w:ascii="Times New Roman" w:eastAsia="Times New Roman" w:hAnsi="Times New Roman" w:cs="Times New Roman"/>
          <w:sz w:val="24"/>
          <w:szCs w:val="24"/>
        </w:rPr>
        <w:t xml:space="preserve">. First, non-zero </w:t>
      </w:r>
      <w:r w:rsidR="00A07031">
        <w:rPr>
          <w:rFonts w:ascii="Times New Roman" w:eastAsia="Times New Roman" w:hAnsi="Times New Roman" w:cs="Times New Roman"/>
          <w:sz w:val="24"/>
          <w:szCs w:val="24"/>
        </w:rPr>
        <w:t>structural connectivity</w:t>
      </w:r>
      <w:r w:rsidR="00A0703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values within each individual connectome were isolated and normalized using a rank-based inverse gaussian transformation (Van der </w:t>
      </w:r>
      <w:proofErr w:type="spellStart"/>
      <w:r w:rsidRPr="00454EF1">
        <w:rPr>
          <w:rFonts w:ascii="Times New Roman" w:eastAsia="Times New Roman" w:hAnsi="Times New Roman" w:cs="Times New Roman"/>
          <w:sz w:val="24"/>
          <w:szCs w:val="24"/>
        </w:rPr>
        <w:t>Waerden</w:t>
      </w:r>
      <w:proofErr w:type="spellEnd"/>
      <w:r w:rsidRPr="00454EF1">
        <w:rPr>
          <w:rFonts w:ascii="Times New Roman" w:eastAsia="Times New Roman" w:hAnsi="Times New Roman" w:cs="Times New Roman"/>
          <w:sz w:val="24"/>
          <w:szCs w:val="24"/>
        </w:rPr>
        <w:t xml:space="preserve"> BL, 1952). </w:t>
      </w:r>
      <w:r w:rsidR="00A07031">
        <w:rPr>
          <w:rFonts w:ascii="Times New Roman" w:eastAsia="Times New Roman" w:hAnsi="Times New Roman" w:cs="Times New Roman"/>
          <w:sz w:val="24"/>
          <w:szCs w:val="24"/>
        </w:rPr>
        <w:t>The resulting</w:t>
      </w:r>
      <w:r w:rsidR="00A0703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structural connectivity values </w:t>
      </w:r>
      <w:r w:rsidR="00A07031">
        <w:rPr>
          <w:rFonts w:ascii="Times New Roman" w:eastAsia="Times New Roman" w:hAnsi="Times New Roman" w:cs="Times New Roman"/>
          <w:sz w:val="24"/>
          <w:szCs w:val="24"/>
        </w:rPr>
        <w:t>were</w:t>
      </w:r>
      <w:r w:rsidR="00A0703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correlated with corresponding functional connectivity values (i.e., the same edges)</w:t>
      </w:r>
      <w:r w:rsidR="00A0703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within </w:t>
      </w:r>
      <w:r w:rsidR="00A07031">
        <w:rPr>
          <w:rFonts w:ascii="Times New Roman" w:eastAsia="Times New Roman" w:hAnsi="Times New Roman" w:cs="Times New Roman"/>
          <w:sz w:val="24"/>
          <w:szCs w:val="24"/>
        </w:rPr>
        <w:t xml:space="preserve">each </w:t>
      </w:r>
      <w:r w:rsidRPr="00454EF1">
        <w:rPr>
          <w:rFonts w:ascii="Times New Roman" w:eastAsia="Times New Roman" w:hAnsi="Times New Roman" w:cs="Times New Roman"/>
          <w:sz w:val="24"/>
          <w:szCs w:val="24"/>
        </w:rPr>
        <w:t>individual</w:t>
      </w:r>
      <w:r w:rsidR="00A07031">
        <w:rPr>
          <w:rFonts w:ascii="Times New Roman" w:eastAsia="Times New Roman" w:hAnsi="Times New Roman" w:cs="Times New Roman"/>
          <w:sz w:val="24"/>
          <w:szCs w:val="24"/>
        </w:rPr>
        <w:t xml:space="preserve">. This analysis </w:t>
      </w:r>
      <w:r w:rsidRPr="00454EF1">
        <w:rPr>
          <w:rFonts w:ascii="Times New Roman" w:eastAsia="Times New Roman" w:hAnsi="Times New Roman" w:cs="Times New Roman"/>
          <w:sz w:val="24"/>
          <w:szCs w:val="24"/>
        </w:rPr>
        <w:t>produc</w:t>
      </w:r>
      <w:r w:rsidR="00A07031">
        <w:rPr>
          <w:rFonts w:ascii="Times New Roman" w:eastAsia="Times New Roman" w:hAnsi="Times New Roman" w:cs="Times New Roman"/>
          <w:sz w:val="24"/>
          <w:szCs w:val="24"/>
        </w:rPr>
        <w:t>ed</w:t>
      </w:r>
      <w:r w:rsidRPr="00454EF1">
        <w:rPr>
          <w:rFonts w:ascii="Times New Roman" w:eastAsia="Times New Roman" w:hAnsi="Times New Roman" w:cs="Times New Roman"/>
          <w:sz w:val="24"/>
          <w:szCs w:val="24"/>
        </w:rPr>
        <w:t xml:space="preserve"> a single Pearson</w:t>
      </w:r>
      <w:r w:rsidR="00127F7B">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i/>
          <w:sz w:val="24"/>
          <w:szCs w:val="24"/>
        </w:rPr>
        <w:t xml:space="preserve">r </w:t>
      </w:r>
      <w:r w:rsidRPr="00454EF1">
        <w:rPr>
          <w:rFonts w:ascii="Times New Roman" w:eastAsia="Times New Roman" w:hAnsi="Times New Roman" w:cs="Times New Roman"/>
          <w:sz w:val="24"/>
          <w:szCs w:val="24"/>
        </w:rPr>
        <w:t xml:space="preserve">value </w:t>
      </w:r>
      <w:r w:rsidR="00A07031">
        <w:rPr>
          <w:rFonts w:ascii="Times New Roman" w:eastAsia="Times New Roman" w:hAnsi="Times New Roman" w:cs="Times New Roman"/>
          <w:sz w:val="24"/>
          <w:szCs w:val="24"/>
        </w:rPr>
        <w:t>that summarise</w:t>
      </w:r>
      <w:r w:rsidR="000268DA">
        <w:rPr>
          <w:rFonts w:ascii="Times New Roman" w:eastAsia="Times New Roman" w:hAnsi="Times New Roman" w:cs="Times New Roman"/>
          <w:sz w:val="24"/>
          <w:szCs w:val="24"/>
        </w:rPr>
        <w:t>d</w:t>
      </w:r>
      <w:r w:rsidR="00A0703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the </w:t>
      </w:r>
      <w:r w:rsidR="00A07031">
        <w:rPr>
          <w:rFonts w:ascii="Times New Roman" w:eastAsia="Times New Roman" w:hAnsi="Times New Roman" w:cs="Times New Roman"/>
          <w:sz w:val="24"/>
          <w:szCs w:val="24"/>
        </w:rPr>
        <w:t>structure-function association</w:t>
      </w:r>
      <w:r w:rsidRPr="00454EF1">
        <w:rPr>
          <w:rFonts w:ascii="Times New Roman" w:eastAsia="Times New Roman" w:hAnsi="Times New Roman" w:cs="Times New Roman"/>
          <w:sz w:val="24"/>
          <w:szCs w:val="24"/>
        </w:rPr>
        <w:t xml:space="preserve"> for each </w:t>
      </w:r>
      <w:r w:rsidR="00127F7B">
        <w:rPr>
          <w:rFonts w:ascii="Times New Roman" w:eastAsia="Times New Roman" w:hAnsi="Times New Roman" w:cs="Times New Roman"/>
          <w:sz w:val="24"/>
          <w:szCs w:val="24"/>
        </w:rPr>
        <w:t>individual</w:t>
      </w:r>
      <w:r w:rsidR="00127F7B" w:rsidRPr="00454EF1">
        <w:rPr>
          <w:rFonts w:ascii="Times New Roman" w:eastAsia="Times New Roman" w:hAnsi="Times New Roman" w:cs="Times New Roman"/>
          <w:sz w:val="24"/>
          <w:szCs w:val="24"/>
        </w:rPr>
        <w:t xml:space="preserve"> </w:t>
      </w:r>
      <w:hyperlink r:id="rId41">
        <w:r w:rsidRPr="00454EF1">
          <w:rPr>
            <w:rFonts w:ascii="Times New Roman" w:eastAsia="Times New Roman" w:hAnsi="Times New Roman" w:cs="Times New Roman"/>
            <w:sz w:val="24"/>
            <w:szCs w:val="24"/>
          </w:rPr>
          <w:t>(Honey et al., 2009; van den Heuvel et al., 2013)</w:t>
        </w:r>
      </w:hyperlink>
      <w:r w:rsidRPr="00454EF1">
        <w:rPr>
          <w:rFonts w:ascii="Times New Roman" w:eastAsia="Times New Roman" w:hAnsi="Times New Roman" w:cs="Times New Roman"/>
          <w:sz w:val="24"/>
          <w:szCs w:val="24"/>
        </w:rPr>
        <w:t>. These values were used to populate group distributions (healthy control versus ADHD)</w:t>
      </w:r>
      <w:r w:rsidR="00127F7B">
        <w:rPr>
          <w:rFonts w:ascii="Times New Roman" w:eastAsia="Times New Roman" w:hAnsi="Times New Roman" w:cs="Times New Roman"/>
          <w:sz w:val="24"/>
          <w:szCs w:val="24"/>
        </w:rPr>
        <w:t>,</w:t>
      </w:r>
      <w:r w:rsidR="000268DA">
        <w:rPr>
          <w:rFonts w:ascii="Times New Roman" w:eastAsia="Times New Roman" w:hAnsi="Times New Roman" w:cs="Times New Roman"/>
          <w:sz w:val="24"/>
          <w:szCs w:val="24"/>
        </w:rPr>
        <w:t xml:space="preserve"> and were</w:t>
      </w:r>
      <w:r w:rsidR="00127F7B">
        <w:rPr>
          <w:rFonts w:ascii="Times New Roman" w:eastAsia="Times New Roman" w:hAnsi="Times New Roman" w:cs="Times New Roman"/>
          <w:sz w:val="24"/>
          <w:szCs w:val="24"/>
        </w:rPr>
        <w:t xml:space="preserve"> subsequently contrasted using </w:t>
      </w:r>
      <w:r w:rsidRPr="00454EF1">
        <w:rPr>
          <w:rFonts w:ascii="Times New Roman" w:eastAsia="Times New Roman" w:hAnsi="Times New Roman" w:cs="Times New Roman"/>
          <w:sz w:val="24"/>
          <w:szCs w:val="24"/>
        </w:rPr>
        <w:t xml:space="preserve">between-groups statistics. This entire procedure was completed at the </w:t>
      </w:r>
      <w:r w:rsidR="00127F7B">
        <w:rPr>
          <w:rFonts w:ascii="Times New Roman" w:eastAsia="Times New Roman" w:hAnsi="Times New Roman" w:cs="Times New Roman"/>
          <w:sz w:val="24"/>
          <w:szCs w:val="24"/>
        </w:rPr>
        <w:t xml:space="preserve">level of the </w:t>
      </w:r>
      <w:r w:rsidRPr="00454EF1">
        <w:rPr>
          <w:rFonts w:ascii="Times New Roman" w:eastAsia="Times New Roman" w:hAnsi="Times New Roman" w:cs="Times New Roman"/>
          <w:sz w:val="24"/>
          <w:szCs w:val="24"/>
        </w:rPr>
        <w:t xml:space="preserve">whole </w:t>
      </w:r>
      <w:r w:rsidR="00127F7B">
        <w:rPr>
          <w:rFonts w:ascii="Times New Roman" w:eastAsia="Times New Roman" w:hAnsi="Times New Roman" w:cs="Times New Roman"/>
          <w:sz w:val="24"/>
          <w:szCs w:val="24"/>
        </w:rPr>
        <w:t>network</w:t>
      </w:r>
      <w:r w:rsidRPr="00454EF1">
        <w:rPr>
          <w:rFonts w:ascii="Times New Roman" w:eastAsia="Times New Roman" w:hAnsi="Times New Roman" w:cs="Times New Roman"/>
          <w:sz w:val="24"/>
          <w:szCs w:val="24"/>
        </w:rPr>
        <w:t xml:space="preserve"> and within each respective connection class</w:t>
      </w:r>
      <w:r w:rsidR="00127F7B">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hubs, feeder</w:t>
      </w:r>
      <w:r w:rsidR="00127F7B">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and </w:t>
      </w:r>
      <w:r w:rsidR="003E2D70">
        <w:rPr>
          <w:rFonts w:ascii="Times New Roman" w:eastAsia="Times New Roman" w:hAnsi="Times New Roman" w:cs="Times New Roman"/>
          <w:sz w:val="24"/>
          <w:szCs w:val="24"/>
        </w:rPr>
        <w:t xml:space="preserve">local </w:t>
      </w:r>
      <w:r w:rsidRPr="00454EF1">
        <w:rPr>
          <w:rFonts w:ascii="Times New Roman" w:eastAsia="Times New Roman" w:hAnsi="Times New Roman" w:cs="Times New Roman"/>
          <w:sz w:val="24"/>
          <w:szCs w:val="24"/>
        </w:rPr>
        <w:t>edges.</w:t>
      </w:r>
      <w:r w:rsidR="00A442B3">
        <w:rPr>
          <w:rFonts w:ascii="Times New Roman" w:eastAsia="Times New Roman" w:hAnsi="Times New Roman" w:cs="Times New Roman"/>
          <w:sz w:val="24"/>
          <w:szCs w:val="24"/>
        </w:rPr>
        <w:t xml:space="preserve"> These analyses tested the hypothesis that function-structure abnormalities in ADHD involve connections linked to hub regions. </w:t>
      </w:r>
    </w:p>
    <w:p w14:paraId="2E5DC93B" w14:textId="77777777" w:rsidR="00F57C61" w:rsidRPr="00454EF1" w:rsidRDefault="00F57C61">
      <w:pPr>
        <w:contextualSpacing w:val="0"/>
        <w:jc w:val="both"/>
        <w:rPr>
          <w:rFonts w:ascii="Times New Roman" w:eastAsia="Times New Roman" w:hAnsi="Times New Roman" w:cs="Times New Roman"/>
          <w:sz w:val="24"/>
          <w:szCs w:val="24"/>
        </w:rPr>
      </w:pPr>
    </w:p>
    <w:p w14:paraId="79E050B9" w14:textId="606AF3BF" w:rsidR="00707138" w:rsidRDefault="00707138">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commentRangeStart w:id="371"/>
      <w:commentRangeStart w:id="372"/>
      <w:r w:rsidR="00A442B3">
        <w:rPr>
          <w:rFonts w:ascii="Times New Roman" w:eastAsia="Times New Roman" w:hAnsi="Times New Roman" w:cs="Times New Roman"/>
          <w:sz w:val="24"/>
          <w:szCs w:val="24"/>
        </w:rPr>
        <w:t>revious</w:t>
      </w:r>
      <w:r>
        <w:rPr>
          <w:rFonts w:ascii="Times New Roman" w:eastAsia="Times New Roman" w:hAnsi="Times New Roman" w:cs="Times New Roman"/>
          <w:sz w:val="24"/>
          <w:szCs w:val="24"/>
        </w:rPr>
        <w:t xml:space="preserve"> work</w:t>
      </w:r>
      <w:r w:rsidR="001860ED">
        <w:rPr>
          <w:rFonts w:ascii="Times New Roman" w:eastAsia="Times New Roman" w:hAnsi="Times New Roman" w:cs="Times New Roman"/>
          <w:sz w:val="24"/>
          <w:szCs w:val="24"/>
        </w:rPr>
        <w:t xml:space="preserve"> investigating resting-state networks</w:t>
      </w:r>
      <w:r>
        <w:rPr>
          <w:rFonts w:ascii="Times New Roman" w:eastAsia="Times New Roman" w:hAnsi="Times New Roman" w:cs="Times New Roman"/>
          <w:sz w:val="24"/>
          <w:szCs w:val="24"/>
        </w:rPr>
        <w:t>,</w:t>
      </w:r>
      <w:r w:rsidR="001860ED">
        <w:rPr>
          <w:rFonts w:ascii="Times New Roman" w:eastAsia="Times New Roman" w:hAnsi="Times New Roman" w:cs="Times New Roman"/>
          <w:sz w:val="24"/>
          <w:szCs w:val="24"/>
        </w:rPr>
        <w:t xml:space="preserve"> including data from the current cohort </w:t>
      </w:r>
      <w:r w:rsidR="001860ED">
        <w:rPr>
          <w:rFonts w:ascii="Times New Roman" w:eastAsia="Times New Roman" w:hAnsi="Times New Roman" w:cs="Times New Roman"/>
          <w:sz w:val="24"/>
          <w:szCs w:val="24"/>
        </w:rPr>
        <w:fldChar w:fldCharType="begin"/>
      </w:r>
      <w:r w:rsidR="001860ED">
        <w:rPr>
          <w:rFonts w:ascii="Times New Roman" w:eastAsia="Times New Roman" w:hAnsi="Times New Roman" w:cs="Times New Roman"/>
          <w:sz w:val="24"/>
          <w:szCs w:val="24"/>
        </w:rPr>
        <w:instrText xml:space="preserve"> ADDIN ZOTERO_ITEM CSL_CITATION {"citationID":"FqaCrOdp","properties":{"formattedCitation":"(Lin et al., 2018)","plainCitation":"(Lin et al., 2018)","noteIndex":0},"citationItems":[{"id":182,"uris":["http://zotero.org/users/1676650/items/DMIRDDEN"],"uri":["http://zotero.org/users/1676650/items/DMIRDDEN"],"itemData":{"id":182,"type":"article-journal","title":"Brain–behavior patterns define a dimensional biotype in medication-naïve adults with attention-deficit hyperactivity disorder","container-title":"Psychological Medicine","page":"2399-2408","volume":"48","issue":"14","source":"Crossref","abstract":"Background. Childhood-onset attention-deficit hyperactivity disorder (ADHD) in adults is clinically heterogeneous and commonly presents with different patterns of cognitive deficits. It is unclear if this clinical heterogeneity expresses a dimensional or categorical difference in ADHD.\nMethods. We first studied differences in functional connectivity in multi-echo resting-state functional magnetic resonance imaging (rs-fMRI) acquired from 80 medication-naïve adults with ADHD and 123 matched healthy controls. We then used canonical correlation analysis (CCA) to identify latent relationships between symptoms and patterns of altered functional connectivity (dimensional biotype) in patients. Clustering methods were implemented to test if the individual associations between resting-state brain connectivity and symptoms reflected a non-overlapping categorical biotype.\nResults. Adults with ADHD showed stronger functional connectivity compared to healthy controls, predominantly between the default-mode, cingulo-opercular and subcortical networks. CCA identified a single mode of brain–symptom co-variation, corresponding to an ADHD dimensional biotype. This dimensional biotype is characterized by a unique combination of altered connectivity correlating with symptoms of hyperactivity-impulsivity, inattention, and intelligence. Clustering analyses did not support the existence of distinct categorical biotypes of adult ADHD.\nConclusions. Overall, our data advance a novel finding that the reduced functional segregation between default-mode and cognitive control networks supports a clinically important dimensional biotype of childhood-onset adult ADHD. Despite the heterogeneity of its presentation, our work suggests that childhood-onset adult ADHD is a single disorder characterized by dimensional brain–symptom mediators.","DOI":"10.1017/S0033291718000028","ISSN":"0033-2917, 1469-8978","language":"en","author":[{"family":"Lin","given":"Hsiang-Yuan"},{"family":"Cocchi","given":"Luca"},{"family":"Zalesky","given":"Andrew"},{"family":"Lv","given":"Jinglei"},{"family":"Perry","given":"Alistair"},{"family":"Tseng","given":"Wen-Yih Isaac"},{"family":"Kundu","given":"Prantik"},{"family":"Breakspear","given":"Michael"},{"family":"Gau","given":"Susan Shur-Fen"}],"issued":{"date-parts":[["2018",10]]}}}],"schema":"https://github.com/citation-style-language/schema/raw/master/csl-citation.json"} </w:instrText>
      </w:r>
      <w:r w:rsidR="001860ED">
        <w:rPr>
          <w:rFonts w:ascii="Times New Roman" w:eastAsia="Times New Roman" w:hAnsi="Times New Roman" w:cs="Times New Roman"/>
          <w:sz w:val="24"/>
          <w:szCs w:val="24"/>
        </w:rPr>
        <w:fldChar w:fldCharType="separate"/>
      </w:r>
      <w:r w:rsidR="001860ED">
        <w:rPr>
          <w:rFonts w:ascii="Times New Roman" w:eastAsia="Times New Roman" w:hAnsi="Times New Roman" w:cs="Times New Roman"/>
          <w:noProof/>
          <w:sz w:val="24"/>
          <w:szCs w:val="24"/>
        </w:rPr>
        <w:t>(Lin et al., 2018)</w:t>
      </w:r>
      <w:r w:rsidR="001860ED">
        <w:rPr>
          <w:rFonts w:ascii="Times New Roman" w:eastAsia="Times New Roman" w:hAnsi="Times New Roman" w:cs="Times New Roman"/>
          <w:sz w:val="24"/>
          <w:szCs w:val="24"/>
        </w:rPr>
        <w:fldChar w:fldCharType="end"/>
      </w:r>
      <w:r w:rsidR="001860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has highlighted the role of control</w:t>
      </w:r>
      <w:r w:rsidR="00B40C3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default-mode</w:t>
      </w:r>
      <w:r w:rsidR="003C210E">
        <w:rPr>
          <w:rFonts w:ascii="Times New Roman" w:eastAsia="Times New Roman" w:hAnsi="Times New Roman" w:cs="Times New Roman"/>
          <w:sz w:val="24"/>
          <w:szCs w:val="24"/>
        </w:rPr>
        <w:t xml:space="preserve"> and sensory</w:t>
      </w:r>
      <w:r>
        <w:rPr>
          <w:rFonts w:ascii="Times New Roman" w:eastAsia="Times New Roman" w:hAnsi="Times New Roman" w:cs="Times New Roman"/>
          <w:sz w:val="24"/>
          <w:szCs w:val="24"/>
        </w:rPr>
        <w:t xml:space="preserve"> networks in ADHD</w:t>
      </w:r>
      <w:r w:rsidR="001860ED">
        <w:rPr>
          <w:rFonts w:ascii="Times New Roman" w:eastAsia="Times New Roman" w:hAnsi="Times New Roman" w:cs="Times New Roman"/>
          <w:sz w:val="24"/>
          <w:szCs w:val="24"/>
        </w:rPr>
        <w:t xml:space="preserve"> (Castellanos et al… </w:t>
      </w:r>
      <w:proofErr w:type="spellStart"/>
      <w:r w:rsidR="001860ED">
        <w:rPr>
          <w:rFonts w:ascii="Times New Roman" w:eastAsia="Times New Roman" w:hAnsi="Times New Roman" w:cs="Times New Roman"/>
          <w:sz w:val="24"/>
          <w:szCs w:val="24"/>
        </w:rPr>
        <w:t>Cocchi</w:t>
      </w:r>
      <w:proofErr w:type="spellEnd"/>
      <w:r w:rsidR="001860ED">
        <w:rPr>
          <w:rFonts w:ascii="Times New Roman" w:eastAsia="Times New Roman" w:hAnsi="Times New Roman" w:cs="Times New Roman"/>
          <w:sz w:val="24"/>
          <w:szCs w:val="24"/>
        </w:rPr>
        <w:t xml:space="preserve"> et al… 2012).</w:t>
      </w:r>
      <w:r w:rsidR="00A442B3">
        <w:rPr>
          <w:rFonts w:ascii="Times New Roman" w:eastAsia="Times New Roman" w:hAnsi="Times New Roman" w:cs="Times New Roman"/>
          <w:sz w:val="24"/>
          <w:szCs w:val="24"/>
        </w:rPr>
        <w:t xml:space="preserve"> </w:t>
      </w:r>
      <w:r w:rsidR="00184C54">
        <w:rPr>
          <w:rFonts w:ascii="Times New Roman" w:eastAsia="Times New Roman" w:hAnsi="Times New Roman" w:cs="Times New Roman"/>
          <w:sz w:val="24"/>
          <w:szCs w:val="24"/>
        </w:rPr>
        <w:t xml:space="preserve">Based on these results, and the general notion that ADHD is characterised by deficits in </w:t>
      </w:r>
      <w:r w:rsidR="001860ED">
        <w:rPr>
          <w:rFonts w:ascii="Times New Roman" w:eastAsia="Times New Roman" w:hAnsi="Times New Roman" w:cs="Times New Roman"/>
          <w:sz w:val="24"/>
          <w:szCs w:val="24"/>
        </w:rPr>
        <w:t>behaviour associated with these networks</w:t>
      </w:r>
      <w:r w:rsidR="00184C54">
        <w:rPr>
          <w:rFonts w:ascii="Times New Roman" w:eastAsia="Times New Roman" w:hAnsi="Times New Roman" w:cs="Times New Roman"/>
          <w:sz w:val="24"/>
          <w:szCs w:val="24"/>
        </w:rPr>
        <w:t>, we tested for specific changes in st</w:t>
      </w:r>
      <w:r w:rsidR="009E466F">
        <w:rPr>
          <w:rFonts w:ascii="Times New Roman" w:eastAsia="Times New Roman" w:hAnsi="Times New Roman" w:cs="Times New Roman"/>
          <w:sz w:val="24"/>
          <w:szCs w:val="24"/>
        </w:rPr>
        <w:t xml:space="preserve">ructure-function </w:t>
      </w:r>
      <w:r w:rsidR="001860ED">
        <w:rPr>
          <w:rFonts w:ascii="Times New Roman" w:eastAsia="Times New Roman" w:hAnsi="Times New Roman" w:cs="Times New Roman"/>
          <w:sz w:val="24"/>
          <w:szCs w:val="24"/>
        </w:rPr>
        <w:t>coupling</w:t>
      </w:r>
      <w:r w:rsidR="00C81258">
        <w:rPr>
          <w:rFonts w:ascii="Times New Roman" w:eastAsia="Times New Roman" w:hAnsi="Times New Roman" w:cs="Times New Roman"/>
          <w:sz w:val="24"/>
          <w:szCs w:val="24"/>
        </w:rPr>
        <w:t xml:space="preserve"> within control, sensory and default-mode networks</w:t>
      </w:r>
      <w:r w:rsidR="001860ED">
        <w:rPr>
          <w:rFonts w:ascii="Times New Roman" w:eastAsia="Times New Roman" w:hAnsi="Times New Roman" w:cs="Times New Roman"/>
          <w:sz w:val="24"/>
          <w:szCs w:val="24"/>
        </w:rPr>
        <w:t xml:space="preserve">. </w:t>
      </w:r>
      <w:r w:rsidR="003C210E">
        <w:rPr>
          <w:rFonts w:ascii="Times New Roman" w:eastAsia="Times New Roman" w:hAnsi="Times New Roman" w:cs="Times New Roman"/>
          <w:sz w:val="24"/>
          <w:szCs w:val="24"/>
        </w:rPr>
        <w:t>Region-wise n</w:t>
      </w:r>
      <w:r w:rsidR="00B40C37" w:rsidRPr="00454EF1">
        <w:rPr>
          <w:rFonts w:ascii="Times New Roman" w:eastAsia="Times New Roman" w:hAnsi="Times New Roman" w:cs="Times New Roman"/>
          <w:sz w:val="24"/>
          <w:szCs w:val="24"/>
        </w:rPr>
        <w:t xml:space="preserve">etwork affiliations were combined to ensure that enough edges were included in each analysis to conduct a robust structure-function correlation (defined here as at least 50 data in each vector). </w:t>
      </w:r>
      <w:r w:rsidR="00B40C37">
        <w:rPr>
          <w:rFonts w:ascii="Times New Roman" w:eastAsia="Times New Roman" w:hAnsi="Times New Roman" w:cs="Times New Roman"/>
          <w:sz w:val="24"/>
          <w:szCs w:val="24"/>
        </w:rPr>
        <w:t>Thus, c</w:t>
      </w:r>
      <w:r w:rsidR="00454EF1" w:rsidRPr="00454EF1">
        <w:rPr>
          <w:rFonts w:ascii="Times New Roman" w:eastAsia="Times New Roman" w:hAnsi="Times New Roman" w:cs="Times New Roman"/>
          <w:sz w:val="24"/>
          <w:szCs w:val="24"/>
        </w:rPr>
        <w:t>ontrol networks were defined as</w:t>
      </w:r>
      <w:r w:rsidR="00B40C37">
        <w:rPr>
          <w:rFonts w:ascii="Times New Roman" w:eastAsia="Times New Roman" w:hAnsi="Times New Roman" w:cs="Times New Roman"/>
          <w:sz w:val="24"/>
          <w:szCs w:val="24"/>
        </w:rPr>
        <w:t xml:space="preserve"> the combination of</w:t>
      </w:r>
      <w:r w:rsidR="00454EF1" w:rsidRPr="00454EF1">
        <w:rPr>
          <w:rFonts w:ascii="Times New Roman" w:eastAsia="Times New Roman" w:hAnsi="Times New Roman" w:cs="Times New Roman"/>
          <w:sz w:val="24"/>
          <w:szCs w:val="24"/>
        </w:rPr>
        <w:t xml:space="preserve"> </w:t>
      </w:r>
      <w:proofErr w:type="spellStart"/>
      <w:r w:rsidR="00454EF1" w:rsidRPr="00454EF1">
        <w:rPr>
          <w:rFonts w:ascii="Times New Roman" w:eastAsia="Times New Roman" w:hAnsi="Times New Roman" w:cs="Times New Roman"/>
          <w:sz w:val="24"/>
          <w:szCs w:val="24"/>
        </w:rPr>
        <w:t>fronto</w:t>
      </w:r>
      <w:proofErr w:type="spellEnd"/>
      <w:r w:rsidR="00454EF1" w:rsidRPr="00454EF1">
        <w:rPr>
          <w:rFonts w:ascii="Times New Roman" w:eastAsia="Times New Roman" w:hAnsi="Times New Roman" w:cs="Times New Roman"/>
          <w:sz w:val="24"/>
          <w:szCs w:val="24"/>
        </w:rPr>
        <w:t xml:space="preserve">-parietal, attention and cingulo-opercular affiliations from </w:t>
      </w:r>
      <w:r w:rsidR="00C81258">
        <w:rPr>
          <w:rFonts w:ascii="Times New Roman" w:eastAsia="Times New Roman" w:hAnsi="Times New Roman" w:cs="Times New Roman"/>
          <w:sz w:val="24"/>
          <w:szCs w:val="24"/>
        </w:rPr>
        <w:t>the adopted parcellation</w:t>
      </w:r>
      <w:r w:rsidR="00454EF1" w:rsidRPr="00454EF1">
        <w:rPr>
          <w:rFonts w:ascii="Times New Roman" w:eastAsia="Times New Roman" w:hAnsi="Times New Roman" w:cs="Times New Roman"/>
          <w:sz w:val="24"/>
          <w:szCs w:val="24"/>
        </w:rPr>
        <w:t>, while sensory connections included both visual and sensory-motor affiliations.</w:t>
      </w:r>
      <w:r w:rsidR="00C81258">
        <w:rPr>
          <w:rFonts w:ascii="Times New Roman" w:eastAsia="Times New Roman" w:hAnsi="Times New Roman" w:cs="Times New Roman"/>
          <w:sz w:val="24"/>
          <w:szCs w:val="24"/>
        </w:rPr>
        <w:t xml:space="preserve"> </w:t>
      </w:r>
      <w:r w:rsidR="00454EF1" w:rsidRPr="00454EF1">
        <w:rPr>
          <w:rFonts w:ascii="Times New Roman" w:eastAsia="Times New Roman" w:hAnsi="Times New Roman" w:cs="Times New Roman"/>
          <w:sz w:val="24"/>
          <w:szCs w:val="24"/>
        </w:rPr>
        <w:t xml:space="preserve">Default-mode connections were as in the original parcellation. Once structure-function coupling was estimated within each network, the mean </w:t>
      </w:r>
      <w:r w:rsidR="00454EF1" w:rsidRPr="00454EF1">
        <w:rPr>
          <w:rFonts w:ascii="Times New Roman" w:eastAsia="Times New Roman" w:hAnsi="Times New Roman" w:cs="Times New Roman"/>
          <w:i/>
          <w:sz w:val="24"/>
          <w:szCs w:val="24"/>
        </w:rPr>
        <w:t xml:space="preserve">r </w:t>
      </w:r>
      <w:r w:rsidR="00454EF1" w:rsidRPr="00454EF1">
        <w:rPr>
          <w:rFonts w:ascii="Times New Roman" w:eastAsia="Times New Roman" w:hAnsi="Times New Roman" w:cs="Times New Roman"/>
          <w:sz w:val="24"/>
          <w:szCs w:val="24"/>
        </w:rPr>
        <w:t>values (Control - ADHD) were presented within and between each network as a qualitative analysis.</w:t>
      </w:r>
      <w:commentRangeEnd w:id="371"/>
      <w:r w:rsidR="009C55D7">
        <w:rPr>
          <w:rStyle w:val="CommentReference"/>
        </w:rPr>
        <w:commentReference w:id="371"/>
      </w:r>
      <w:commentRangeEnd w:id="372"/>
    </w:p>
    <w:p w14:paraId="4695DCE6" w14:textId="6F597B89" w:rsidR="002B5B68" w:rsidRPr="00454EF1" w:rsidRDefault="00F3780C">
      <w:pPr>
        <w:contextualSpacing w:val="0"/>
        <w:jc w:val="both"/>
        <w:rPr>
          <w:rFonts w:ascii="Times New Roman" w:eastAsia="Times New Roman" w:hAnsi="Times New Roman" w:cs="Times New Roman"/>
          <w:sz w:val="24"/>
          <w:szCs w:val="24"/>
        </w:rPr>
      </w:pPr>
      <w:r>
        <w:rPr>
          <w:rStyle w:val="CommentReference"/>
        </w:rPr>
        <w:commentReference w:id="372"/>
      </w:r>
    </w:p>
    <w:p w14:paraId="7E483A78" w14:textId="1106766B"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i/>
          <w:sz w:val="24"/>
          <w:szCs w:val="24"/>
        </w:rPr>
        <w:t xml:space="preserve">Relationship between structure-function coupling and </w:t>
      </w:r>
      <w:r w:rsidR="00623E54">
        <w:rPr>
          <w:rFonts w:ascii="Times New Roman" w:eastAsia="Times New Roman" w:hAnsi="Times New Roman" w:cs="Times New Roman"/>
          <w:i/>
          <w:sz w:val="24"/>
          <w:szCs w:val="24"/>
        </w:rPr>
        <w:t xml:space="preserve">behavioural </w:t>
      </w:r>
      <w:r w:rsidRPr="00454EF1">
        <w:rPr>
          <w:rFonts w:ascii="Times New Roman" w:eastAsia="Times New Roman" w:hAnsi="Times New Roman" w:cs="Times New Roman"/>
          <w:i/>
          <w:sz w:val="24"/>
          <w:szCs w:val="24"/>
        </w:rPr>
        <w:t>symptom</w:t>
      </w:r>
      <w:r w:rsidR="003C4886">
        <w:rPr>
          <w:rFonts w:ascii="Times New Roman" w:eastAsia="Times New Roman" w:hAnsi="Times New Roman" w:cs="Times New Roman"/>
          <w:i/>
          <w:sz w:val="24"/>
          <w:szCs w:val="24"/>
        </w:rPr>
        <w:t>s</w:t>
      </w:r>
      <w:r w:rsidR="00623E54">
        <w:rPr>
          <w:rFonts w:ascii="Times New Roman" w:eastAsia="Times New Roman" w:hAnsi="Times New Roman" w:cs="Times New Roman"/>
          <w:i/>
          <w:sz w:val="24"/>
          <w:szCs w:val="24"/>
        </w:rPr>
        <w:t xml:space="preserve"> of ADHD</w:t>
      </w:r>
    </w:p>
    <w:p w14:paraId="33F80268" w14:textId="4B95A061" w:rsidR="002B5B68"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Given the notion that measures of ADHD symptoms are continuously distributed in the general population </w:t>
      </w:r>
      <w:hyperlink r:id="rId42">
        <w:r w:rsidRPr="00454EF1">
          <w:rPr>
            <w:rFonts w:ascii="Times New Roman" w:eastAsia="Times New Roman" w:hAnsi="Times New Roman" w:cs="Times New Roman"/>
            <w:sz w:val="24"/>
            <w:szCs w:val="24"/>
          </w:rPr>
          <w:t xml:space="preserve">(Coghill &amp; </w:t>
        </w:r>
        <w:proofErr w:type="spellStart"/>
        <w:r w:rsidRPr="00454EF1">
          <w:rPr>
            <w:rFonts w:ascii="Times New Roman" w:eastAsia="Times New Roman" w:hAnsi="Times New Roman" w:cs="Times New Roman"/>
            <w:sz w:val="24"/>
            <w:szCs w:val="24"/>
          </w:rPr>
          <w:t>Sonuga-Barke</w:t>
        </w:r>
        <w:proofErr w:type="spellEnd"/>
        <w:r w:rsidRPr="00454EF1">
          <w:rPr>
            <w:rFonts w:ascii="Times New Roman" w:eastAsia="Times New Roman" w:hAnsi="Times New Roman" w:cs="Times New Roman"/>
            <w:sz w:val="24"/>
            <w:szCs w:val="24"/>
          </w:rPr>
          <w:t xml:space="preserve">, 2012; </w:t>
        </w:r>
        <w:proofErr w:type="spellStart"/>
        <w:r w:rsidRPr="00454EF1">
          <w:rPr>
            <w:rFonts w:ascii="Times New Roman" w:eastAsia="Times New Roman" w:hAnsi="Times New Roman" w:cs="Times New Roman"/>
            <w:sz w:val="24"/>
            <w:szCs w:val="24"/>
          </w:rPr>
          <w:t>Demontis</w:t>
        </w:r>
        <w:proofErr w:type="spellEnd"/>
        <w:r w:rsidRPr="00454EF1">
          <w:rPr>
            <w:rFonts w:ascii="Times New Roman" w:eastAsia="Times New Roman" w:hAnsi="Times New Roman" w:cs="Times New Roman"/>
            <w:sz w:val="24"/>
            <w:szCs w:val="24"/>
          </w:rPr>
          <w:t xml:space="preserve"> et al., 2018)</w:t>
        </w:r>
      </w:hyperlink>
      <w:r w:rsidRPr="00454EF1">
        <w:rPr>
          <w:rFonts w:ascii="Times New Roman" w:eastAsia="Times New Roman" w:hAnsi="Times New Roman" w:cs="Times New Roman"/>
          <w:sz w:val="24"/>
          <w:szCs w:val="24"/>
        </w:rPr>
        <w:t>, we implemented the analysis of brain-</w:t>
      </w:r>
      <w:proofErr w:type="spellStart"/>
      <w:r w:rsidRPr="00454EF1">
        <w:rPr>
          <w:rFonts w:ascii="Times New Roman" w:eastAsia="Times New Roman" w:hAnsi="Times New Roman" w:cs="Times New Roman"/>
          <w:sz w:val="24"/>
          <w:szCs w:val="24"/>
        </w:rPr>
        <w:t>behavior</w:t>
      </w:r>
      <w:proofErr w:type="spellEnd"/>
      <w:r w:rsidRPr="00454EF1">
        <w:rPr>
          <w:rFonts w:ascii="Times New Roman" w:eastAsia="Times New Roman" w:hAnsi="Times New Roman" w:cs="Times New Roman"/>
          <w:sz w:val="24"/>
          <w:szCs w:val="24"/>
        </w:rPr>
        <w:t xml:space="preserve"> relationships across </w:t>
      </w:r>
      <w:r w:rsidR="004E568F">
        <w:rPr>
          <w:rFonts w:ascii="Times New Roman" w:eastAsia="Times New Roman" w:hAnsi="Times New Roman" w:cs="Times New Roman"/>
          <w:sz w:val="24"/>
          <w:szCs w:val="24"/>
        </w:rPr>
        <w:t>both</w:t>
      </w:r>
      <w:r w:rsidR="004E568F"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ADHD and control groups</w:t>
      </w:r>
      <w:r w:rsidR="00A07031">
        <w:rPr>
          <w:rFonts w:ascii="Times New Roman" w:eastAsia="Times New Roman" w:hAnsi="Times New Roman" w:cs="Times New Roman"/>
          <w:sz w:val="24"/>
          <w:szCs w:val="24"/>
        </w:rPr>
        <w:t xml:space="preserve"> (</w:t>
      </w:r>
      <w:r w:rsidR="00A07031" w:rsidRPr="00F3780C">
        <w:rPr>
          <w:rFonts w:ascii="Times New Roman" w:eastAsia="Times New Roman" w:hAnsi="Times New Roman" w:cs="Times New Roman"/>
          <w:b/>
          <w:sz w:val="24"/>
          <w:szCs w:val="24"/>
        </w:rPr>
        <w:t>Figure 1D</w:t>
      </w:r>
      <w:r w:rsidR="00A07031">
        <w:rPr>
          <w:rFonts w:ascii="Times New Roman" w:eastAsia="Times New Roman" w:hAnsi="Times New Roman" w:cs="Times New Roman"/>
          <w:sz w:val="24"/>
          <w:szCs w:val="24"/>
        </w:rPr>
        <w:t>)</w:t>
      </w:r>
      <w:r w:rsidR="00A07031" w:rsidRPr="00A07031">
        <w:rPr>
          <w:rFonts w:ascii="Times New Roman" w:eastAsia="Times New Roman" w:hAnsi="Times New Roman" w:cs="Times New Roman"/>
          <w:sz w:val="24"/>
          <w:szCs w:val="24"/>
        </w:rPr>
        <w:t>.</w:t>
      </w:r>
      <w:r w:rsidR="00A07031">
        <w:rPr>
          <w:rFonts w:ascii="Times New Roman" w:eastAsia="Times New Roman" w:hAnsi="Times New Roman" w:cs="Times New Roman"/>
          <w:sz w:val="24"/>
          <w:szCs w:val="24"/>
        </w:rPr>
        <w:t xml:space="preserve"> This approach </w:t>
      </w:r>
      <w:r w:rsidR="00F57C61">
        <w:rPr>
          <w:rFonts w:ascii="Times New Roman" w:eastAsia="Times New Roman" w:hAnsi="Times New Roman" w:cs="Times New Roman"/>
          <w:sz w:val="24"/>
          <w:szCs w:val="24"/>
        </w:rPr>
        <w:t>leverag</w:t>
      </w:r>
      <w:r w:rsidR="00F3780C">
        <w:rPr>
          <w:rFonts w:ascii="Times New Roman" w:eastAsia="Times New Roman" w:hAnsi="Times New Roman" w:cs="Times New Roman"/>
          <w:sz w:val="24"/>
          <w:szCs w:val="24"/>
        </w:rPr>
        <w:t>ed</w:t>
      </w:r>
      <w:r w:rsidR="00F57C61">
        <w:rPr>
          <w:rFonts w:ascii="Times New Roman" w:eastAsia="Times New Roman" w:hAnsi="Times New Roman" w:cs="Times New Roman"/>
          <w:sz w:val="24"/>
          <w:szCs w:val="24"/>
        </w:rPr>
        <w:t xml:space="preserve"> the large total sample siz</w:t>
      </w:r>
      <w:r w:rsidR="00850554">
        <w:rPr>
          <w:rFonts w:ascii="Times New Roman" w:eastAsia="Times New Roman" w:hAnsi="Times New Roman" w:cs="Times New Roman"/>
          <w:sz w:val="24"/>
          <w:szCs w:val="24"/>
        </w:rPr>
        <w:t>e</w:t>
      </w:r>
      <w:r w:rsidR="00443D3C">
        <w:rPr>
          <w:rFonts w:ascii="Times New Roman" w:eastAsia="Times New Roman" w:hAnsi="Times New Roman" w:cs="Times New Roman"/>
          <w:sz w:val="24"/>
          <w:szCs w:val="24"/>
        </w:rPr>
        <w:t>, increasing statistical power</w:t>
      </w:r>
      <w:r w:rsidRPr="00454EF1">
        <w:rPr>
          <w:rFonts w:ascii="Times New Roman" w:eastAsia="Times New Roman" w:hAnsi="Times New Roman" w:cs="Times New Roman"/>
          <w:sz w:val="24"/>
          <w:szCs w:val="24"/>
        </w:rPr>
        <w:t xml:space="preserve">. Inattention and hyperactivity/impulsivity symptoms based on the self-rated ASRS </w:t>
      </w:r>
      <w:hyperlink r:id="rId43">
        <w:r w:rsidRPr="00454EF1">
          <w:rPr>
            <w:rFonts w:ascii="Times New Roman" w:eastAsia="Times New Roman" w:hAnsi="Times New Roman" w:cs="Times New Roman"/>
            <w:sz w:val="24"/>
            <w:szCs w:val="24"/>
          </w:rPr>
          <w:t xml:space="preserve">(C.-B. </w:t>
        </w:r>
        <w:proofErr w:type="spellStart"/>
        <w:r w:rsidRPr="00454EF1">
          <w:rPr>
            <w:rFonts w:ascii="Times New Roman" w:eastAsia="Times New Roman" w:hAnsi="Times New Roman" w:cs="Times New Roman"/>
            <w:sz w:val="24"/>
            <w:szCs w:val="24"/>
          </w:rPr>
          <w:t>Yeh</w:t>
        </w:r>
        <w:proofErr w:type="spellEnd"/>
        <w:r w:rsidRPr="00454EF1">
          <w:rPr>
            <w:rFonts w:ascii="Times New Roman" w:eastAsia="Times New Roman" w:hAnsi="Times New Roman" w:cs="Times New Roman"/>
            <w:sz w:val="24"/>
            <w:szCs w:val="24"/>
          </w:rPr>
          <w:t xml:space="preserve"> et al., 2008)</w:t>
        </w:r>
      </w:hyperlink>
      <w:r w:rsidRPr="00454EF1">
        <w:rPr>
          <w:rFonts w:ascii="Times New Roman" w:eastAsia="Times New Roman" w:hAnsi="Times New Roman" w:cs="Times New Roman"/>
          <w:sz w:val="24"/>
          <w:szCs w:val="24"/>
        </w:rPr>
        <w:t xml:space="preserve">  and parent-reported SNAP-IV </w:t>
      </w:r>
      <w:hyperlink r:id="rId44">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Gau</w:t>
        </w:r>
        <w:proofErr w:type="spellEnd"/>
        <w:r w:rsidRPr="00454EF1">
          <w:rPr>
            <w:rFonts w:ascii="Times New Roman" w:eastAsia="Times New Roman" w:hAnsi="Times New Roman" w:cs="Times New Roman"/>
            <w:sz w:val="24"/>
            <w:szCs w:val="24"/>
          </w:rPr>
          <w:t xml:space="preserve"> et al., 2008)</w:t>
        </w:r>
      </w:hyperlink>
      <w:r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b/>
          <w:sz w:val="24"/>
          <w:szCs w:val="24"/>
        </w:rPr>
        <w:t>Table 1</w:t>
      </w:r>
      <w:r w:rsidRPr="00454EF1">
        <w:rPr>
          <w:rFonts w:ascii="Times New Roman" w:eastAsia="Times New Roman" w:hAnsi="Times New Roman" w:cs="Times New Roman"/>
          <w:sz w:val="24"/>
          <w:szCs w:val="24"/>
        </w:rPr>
        <w:t xml:space="preserve">) were considered in the analysis. These four symptom items were transformed using a rank-based inverse gaussian, then entered into a principle component analysis to reduce the dimensionality of the data and establish a </w:t>
      </w:r>
      <w:r w:rsidRPr="00454EF1">
        <w:rPr>
          <w:rFonts w:ascii="Times New Roman" w:eastAsia="Times New Roman" w:hAnsi="Times New Roman" w:cs="Times New Roman"/>
          <w:sz w:val="24"/>
          <w:szCs w:val="24"/>
        </w:rPr>
        <w:lastRenderedPageBreak/>
        <w:t xml:space="preserve">single </w:t>
      </w:r>
      <w:r w:rsidR="00A07031">
        <w:rPr>
          <w:rFonts w:ascii="Times New Roman" w:eastAsia="Times New Roman" w:hAnsi="Times New Roman" w:cs="Times New Roman"/>
          <w:sz w:val="24"/>
          <w:szCs w:val="24"/>
        </w:rPr>
        <w:t xml:space="preserve">summary </w:t>
      </w:r>
      <w:r w:rsidRPr="00454EF1">
        <w:rPr>
          <w:rFonts w:ascii="Times New Roman" w:eastAsia="Times New Roman" w:hAnsi="Times New Roman" w:cs="Times New Roman"/>
          <w:sz w:val="24"/>
          <w:szCs w:val="24"/>
        </w:rPr>
        <w:t>measure. The first component, accounting for 80.72% of the variance, was then correlated with structure-function coupling</w:t>
      </w:r>
      <w:r w:rsidR="000F71C8">
        <w:rPr>
          <w:rFonts w:ascii="Times New Roman" w:eastAsia="Times New Roman" w:hAnsi="Times New Roman" w:cs="Times New Roman"/>
          <w:sz w:val="24"/>
          <w:szCs w:val="24"/>
        </w:rPr>
        <w:t xml:space="preserve"> (</w:t>
      </w:r>
      <w:r w:rsidR="000F71C8" w:rsidRPr="00F3780C">
        <w:rPr>
          <w:rFonts w:ascii="Times New Roman" w:eastAsia="Times New Roman" w:hAnsi="Times New Roman" w:cs="Times New Roman"/>
          <w:b/>
          <w:sz w:val="24"/>
          <w:szCs w:val="24"/>
        </w:rPr>
        <w:t>Supplementary Table 3</w:t>
      </w:r>
      <w:r w:rsidR="000F71C8">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One participant without behavioural data was excluded from this analysis (N = 195). Pearson’s correlation was used to assess the brain-symptom relationship, given the behavioural data was</w:t>
      </w:r>
      <w:r w:rsidR="00850554">
        <w:rPr>
          <w:rFonts w:ascii="Times New Roman" w:eastAsia="Times New Roman" w:hAnsi="Times New Roman" w:cs="Times New Roman"/>
          <w:sz w:val="24"/>
          <w:szCs w:val="24"/>
        </w:rPr>
        <w:t xml:space="preserve"> already</w:t>
      </w:r>
      <w:r w:rsidRPr="00454EF1">
        <w:rPr>
          <w:rFonts w:ascii="Times New Roman" w:eastAsia="Times New Roman" w:hAnsi="Times New Roman" w:cs="Times New Roman"/>
          <w:sz w:val="24"/>
          <w:szCs w:val="24"/>
        </w:rPr>
        <w:t xml:space="preserve"> transformed to a gaussian distribution.</w:t>
      </w:r>
    </w:p>
    <w:p w14:paraId="42191D36" w14:textId="58827882" w:rsidR="00F57C61" w:rsidRDefault="00F57C61">
      <w:pPr>
        <w:contextualSpacing w:val="0"/>
        <w:jc w:val="both"/>
        <w:rPr>
          <w:rFonts w:ascii="Times New Roman" w:eastAsia="Times New Roman" w:hAnsi="Times New Roman" w:cs="Times New Roman"/>
          <w:sz w:val="24"/>
          <w:szCs w:val="24"/>
        </w:rPr>
      </w:pPr>
    </w:p>
    <w:p w14:paraId="1BD35295" w14:textId="77777777" w:rsidR="00F57C61" w:rsidRPr="00454EF1" w:rsidRDefault="00F57C61" w:rsidP="00F57C6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Statistical comparisons across groups</w:t>
      </w:r>
    </w:p>
    <w:p w14:paraId="1513E29E" w14:textId="18035CAB" w:rsidR="00F57C61" w:rsidRPr="00454EF1" w:rsidRDefault="00F57C61" w:rsidP="00F57C6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To ensure that </w:t>
      </w:r>
      <w:r w:rsidR="00083824">
        <w:rPr>
          <w:rFonts w:ascii="Times New Roman" w:eastAsia="Times New Roman" w:hAnsi="Times New Roman" w:cs="Times New Roman"/>
          <w:sz w:val="24"/>
          <w:szCs w:val="24"/>
        </w:rPr>
        <w:t xml:space="preserve">differences in the </w:t>
      </w:r>
      <w:r w:rsidR="00883E3A">
        <w:rPr>
          <w:rFonts w:ascii="Times New Roman" w:eastAsia="Times New Roman" w:hAnsi="Times New Roman" w:cs="Times New Roman"/>
          <w:sz w:val="24"/>
          <w:szCs w:val="24"/>
        </w:rPr>
        <w:t xml:space="preserve">overall </w:t>
      </w:r>
      <w:r w:rsidR="00083824">
        <w:rPr>
          <w:rFonts w:ascii="Times New Roman" w:eastAsia="Times New Roman" w:hAnsi="Times New Roman" w:cs="Times New Roman"/>
          <w:sz w:val="24"/>
          <w:szCs w:val="24"/>
        </w:rPr>
        <w:t xml:space="preserve">density of </w:t>
      </w:r>
      <w:r w:rsidRPr="00454EF1">
        <w:rPr>
          <w:rFonts w:ascii="Times New Roman" w:eastAsia="Times New Roman" w:hAnsi="Times New Roman" w:cs="Times New Roman"/>
          <w:sz w:val="24"/>
          <w:szCs w:val="24"/>
        </w:rPr>
        <w:t xml:space="preserve">structural network </w:t>
      </w:r>
      <w:r w:rsidR="00083824">
        <w:rPr>
          <w:rFonts w:ascii="Times New Roman" w:eastAsia="Times New Roman" w:hAnsi="Times New Roman" w:cs="Times New Roman"/>
          <w:sz w:val="24"/>
          <w:szCs w:val="24"/>
        </w:rPr>
        <w:t>did</w:t>
      </w:r>
      <w:r w:rsidRPr="00454EF1">
        <w:rPr>
          <w:rFonts w:ascii="Times New Roman" w:eastAsia="Times New Roman" w:hAnsi="Times New Roman" w:cs="Times New Roman"/>
          <w:sz w:val="24"/>
          <w:szCs w:val="24"/>
        </w:rPr>
        <w:t xml:space="preserve"> not explain between-group </w:t>
      </w:r>
      <w:r w:rsidR="00083824" w:rsidRPr="00454EF1">
        <w:rPr>
          <w:rFonts w:ascii="Times New Roman" w:eastAsia="Times New Roman" w:hAnsi="Times New Roman" w:cs="Times New Roman"/>
          <w:sz w:val="24"/>
          <w:szCs w:val="24"/>
        </w:rPr>
        <w:t>changes</w:t>
      </w:r>
      <w:r w:rsidRPr="00454EF1">
        <w:rPr>
          <w:rFonts w:ascii="Times New Roman" w:eastAsia="Times New Roman" w:hAnsi="Times New Roman" w:cs="Times New Roman"/>
          <w:sz w:val="24"/>
          <w:szCs w:val="24"/>
        </w:rPr>
        <w:t xml:space="preserve">, summed binary and summed weighted degree were compared between groups. </w:t>
      </w:r>
      <w:r w:rsidR="00083824">
        <w:rPr>
          <w:rFonts w:ascii="Times New Roman" w:eastAsia="Times New Roman" w:hAnsi="Times New Roman" w:cs="Times New Roman"/>
          <w:sz w:val="24"/>
          <w:szCs w:val="24"/>
        </w:rPr>
        <w:t>A</w:t>
      </w:r>
      <w:r w:rsidRPr="00454EF1">
        <w:rPr>
          <w:rFonts w:ascii="Times New Roman" w:eastAsia="Times New Roman" w:hAnsi="Times New Roman" w:cs="Times New Roman"/>
          <w:sz w:val="24"/>
          <w:szCs w:val="24"/>
        </w:rPr>
        <w:t xml:space="preserve">verage connection weight within each </w:t>
      </w:r>
      <w:r w:rsidRPr="00454EF1">
        <w:rPr>
          <w:rFonts w:ascii="Times New Roman" w:eastAsia="Times New Roman" w:hAnsi="Times New Roman" w:cs="Times New Roman"/>
          <w:i/>
          <w:sz w:val="24"/>
          <w:szCs w:val="24"/>
        </w:rPr>
        <w:t xml:space="preserve">connection class </w:t>
      </w:r>
      <w:r w:rsidRPr="00454EF1">
        <w:rPr>
          <w:rFonts w:ascii="Times New Roman" w:eastAsia="Times New Roman" w:hAnsi="Times New Roman" w:cs="Times New Roman"/>
          <w:sz w:val="24"/>
          <w:szCs w:val="24"/>
        </w:rPr>
        <w:t>(hubs, feeder</w:t>
      </w:r>
      <w:r w:rsidR="003E2D70">
        <w:rPr>
          <w:rFonts w:ascii="Times New Roman" w:eastAsia="Times New Roman" w:hAnsi="Times New Roman" w:cs="Times New Roman"/>
          <w:sz w:val="24"/>
          <w:szCs w:val="24"/>
        </w:rPr>
        <w:t xml:space="preserve"> and local</w:t>
      </w:r>
      <w:r w:rsidRPr="00454EF1">
        <w:rPr>
          <w:rFonts w:ascii="Times New Roman" w:eastAsia="Times New Roman" w:hAnsi="Times New Roman" w:cs="Times New Roman"/>
          <w:sz w:val="24"/>
          <w:szCs w:val="24"/>
        </w:rPr>
        <w:t xml:space="preserve">) were compared between each group. In addition, the network based statistic </w:t>
      </w:r>
      <w:hyperlink r:id="rId45">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Zalesky</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Fornito</w:t>
        </w:r>
        <w:proofErr w:type="spellEnd"/>
        <w:r w:rsidRPr="00454EF1">
          <w:rPr>
            <w:rFonts w:ascii="Times New Roman" w:eastAsia="Times New Roman" w:hAnsi="Times New Roman" w:cs="Times New Roman"/>
            <w:sz w:val="24"/>
            <w:szCs w:val="24"/>
          </w:rPr>
          <w:t xml:space="preserve">, &amp; </w:t>
        </w:r>
        <w:proofErr w:type="spellStart"/>
        <w:r w:rsidRPr="00454EF1">
          <w:rPr>
            <w:rFonts w:ascii="Times New Roman" w:eastAsia="Times New Roman" w:hAnsi="Times New Roman" w:cs="Times New Roman"/>
            <w:sz w:val="24"/>
            <w:szCs w:val="24"/>
          </w:rPr>
          <w:t>Bullmore</w:t>
        </w:r>
        <w:proofErr w:type="spellEnd"/>
        <w:r w:rsidRPr="00454EF1">
          <w:rPr>
            <w:rFonts w:ascii="Times New Roman" w:eastAsia="Times New Roman" w:hAnsi="Times New Roman" w:cs="Times New Roman"/>
            <w:sz w:val="24"/>
            <w:szCs w:val="24"/>
          </w:rPr>
          <w:t>, 2010)</w:t>
        </w:r>
      </w:hyperlink>
      <w:r w:rsidRPr="00454EF1">
        <w:rPr>
          <w:rFonts w:ascii="Times New Roman" w:eastAsia="Times New Roman" w:hAnsi="Times New Roman" w:cs="Times New Roman"/>
          <w:sz w:val="24"/>
          <w:szCs w:val="24"/>
        </w:rPr>
        <w:t xml:space="preserve"> was used to explore any possible differences in structural connectivity (not limited to connection classes) between the control and ADHD group (5000 permutations). As ADHD associated alterations of functional connectivity using the  network based statistic in the same sample have been reported elsewhere </w:t>
      </w:r>
      <w:hyperlink r:id="rId46">
        <w:r w:rsidRPr="00454EF1">
          <w:rPr>
            <w:rFonts w:ascii="Times New Roman" w:eastAsia="Times New Roman" w:hAnsi="Times New Roman" w:cs="Times New Roman"/>
            <w:sz w:val="24"/>
            <w:szCs w:val="24"/>
          </w:rPr>
          <w:t>(H.-Y. Lin et al., 2018)</w:t>
        </w:r>
      </w:hyperlink>
      <w:r w:rsidRPr="00454EF1">
        <w:rPr>
          <w:rFonts w:ascii="Times New Roman" w:eastAsia="Times New Roman" w:hAnsi="Times New Roman" w:cs="Times New Roman"/>
          <w:sz w:val="24"/>
          <w:szCs w:val="24"/>
        </w:rPr>
        <w:t xml:space="preserve">, herein we intentionally did not implement this analysis for the functional </w:t>
      </w:r>
      <w:r w:rsidR="00B40C37">
        <w:rPr>
          <w:rFonts w:ascii="Times New Roman" w:eastAsia="Times New Roman" w:hAnsi="Times New Roman" w:cs="Times New Roman"/>
          <w:sz w:val="24"/>
          <w:szCs w:val="24"/>
        </w:rPr>
        <w:t>connectivity</w:t>
      </w:r>
      <w:r w:rsidRPr="00454EF1">
        <w:rPr>
          <w:rFonts w:ascii="Times New Roman" w:eastAsia="Times New Roman" w:hAnsi="Times New Roman" w:cs="Times New Roman"/>
          <w:sz w:val="24"/>
          <w:szCs w:val="24"/>
        </w:rPr>
        <w:t>.</w:t>
      </w:r>
    </w:p>
    <w:p w14:paraId="36E97BA0" w14:textId="77777777" w:rsidR="00F57C61" w:rsidRPr="00454EF1" w:rsidRDefault="00F57C61" w:rsidP="00F57C61">
      <w:pPr>
        <w:contextualSpacing w:val="0"/>
        <w:jc w:val="both"/>
        <w:rPr>
          <w:rFonts w:ascii="Times New Roman" w:eastAsia="Times New Roman" w:hAnsi="Times New Roman" w:cs="Times New Roman"/>
          <w:sz w:val="24"/>
          <w:szCs w:val="24"/>
        </w:rPr>
      </w:pPr>
    </w:p>
    <w:p w14:paraId="363873C1" w14:textId="60F65063" w:rsidR="00F57C61" w:rsidRPr="00454EF1" w:rsidRDefault="00F57C61" w:rsidP="00F57C6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Non-parametric </w:t>
      </w:r>
      <w:commentRangeStart w:id="373"/>
      <w:commentRangeStart w:id="374"/>
      <w:r w:rsidRPr="00454EF1">
        <w:rPr>
          <w:rFonts w:ascii="Times New Roman" w:eastAsia="Times New Roman" w:hAnsi="Times New Roman" w:cs="Times New Roman"/>
          <w:sz w:val="24"/>
          <w:szCs w:val="24"/>
        </w:rPr>
        <w:t>Wilcoxon rank</w:t>
      </w:r>
      <w:commentRangeEnd w:id="373"/>
      <w:r w:rsidR="00634BC0">
        <w:rPr>
          <w:rFonts w:ascii="Times New Roman" w:eastAsia="Times New Roman" w:hAnsi="Times New Roman" w:cs="Times New Roman"/>
          <w:sz w:val="24"/>
          <w:szCs w:val="24"/>
        </w:rPr>
        <w:t>-</w:t>
      </w:r>
      <w:r w:rsidR="004420E4">
        <w:rPr>
          <w:rStyle w:val="CommentReference"/>
        </w:rPr>
        <w:commentReference w:id="373"/>
      </w:r>
      <w:commentRangeEnd w:id="374"/>
      <w:r w:rsidR="00F3780C">
        <w:rPr>
          <w:rStyle w:val="CommentReference"/>
        </w:rPr>
        <w:commentReference w:id="374"/>
      </w:r>
      <w:r w:rsidRPr="00454EF1">
        <w:rPr>
          <w:rFonts w:ascii="Times New Roman" w:eastAsia="Times New Roman" w:hAnsi="Times New Roman" w:cs="Times New Roman"/>
          <w:sz w:val="24"/>
          <w:szCs w:val="24"/>
        </w:rPr>
        <w:t>sum tests were used to identify possible differences in the function-structure association between control and ADHD groups. Bonferroni correction</w:t>
      </w:r>
      <w:r w:rsidR="00883E3A">
        <w:rPr>
          <w:rFonts w:ascii="Times New Roman" w:eastAsia="Times New Roman" w:hAnsi="Times New Roman" w:cs="Times New Roman"/>
          <w:sz w:val="24"/>
          <w:szCs w:val="24"/>
        </w:rPr>
        <w:t xml:space="preserve"> for multiple comparisons</w:t>
      </w:r>
      <w:r w:rsidRPr="00454EF1">
        <w:rPr>
          <w:rFonts w:ascii="Times New Roman" w:eastAsia="Times New Roman" w:hAnsi="Times New Roman" w:cs="Times New Roman"/>
          <w:sz w:val="24"/>
          <w:szCs w:val="24"/>
        </w:rPr>
        <w:t xml:space="preserve"> </w:t>
      </w:r>
      <w:r w:rsidR="00883E3A">
        <w:rPr>
          <w:rFonts w:ascii="Times New Roman" w:eastAsia="Times New Roman" w:hAnsi="Times New Roman" w:cs="Times New Roman"/>
          <w:sz w:val="24"/>
          <w:szCs w:val="24"/>
        </w:rPr>
        <w:t>was</w:t>
      </w:r>
      <w:r w:rsidR="00883E3A"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applied to </w:t>
      </w:r>
      <w:r w:rsidR="00FB4247">
        <w:rPr>
          <w:rFonts w:ascii="Times New Roman" w:eastAsia="Times New Roman" w:hAnsi="Times New Roman" w:cs="Times New Roman"/>
          <w:sz w:val="24"/>
          <w:szCs w:val="24"/>
        </w:rPr>
        <w:t xml:space="preserve">follow-up </w:t>
      </w:r>
      <w:r w:rsidRPr="00454EF1">
        <w:rPr>
          <w:rFonts w:ascii="Times New Roman" w:eastAsia="Times New Roman" w:hAnsi="Times New Roman" w:cs="Times New Roman"/>
          <w:sz w:val="24"/>
          <w:szCs w:val="24"/>
        </w:rPr>
        <w:t>statistics</w:t>
      </w:r>
      <w:r w:rsidR="00FB4247">
        <w:rPr>
          <w:rFonts w:ascii="Times New Roman" w:eastAsia="Times New Roman" w:hAnsi="Times New Roman" w:cs="Times New Roman"/>
          <w:sz w:val="24"/>
          <w:szCs w:val="24"/>
        </w:rPr>
        <w:t xml:space="preserve"> (noted in text)</w:t>
      </w:r>
      <w:r w:rsidRPr="00454EF1">
        <w:rPr>
          <w:rFonts w:ascii="Times New Roman" w:eastAsia="Times New Roman" w:hAnsi="Times New Roman" w:cs="Times New Roman"/>
          <w:sz w:val="24"/>
          <w:szCs w:val="24"/>
        </w:rPr>
        <w:t xml:space="preserve">. Statistical significance was declared when the </w:t>
      </w:r>
      <w:r w:rsidR="00883E3A">
        <w:rPr>
          <w:rFonts w:ascii="Times New Roman" w:eastAsia="Times New Roman" w:hAnsi="Times New Roman" w:cs="Times New Roman"/>
          <w:sz w:val="24"/>
          <w:szCs w:val="24"/>
        </w:rPr>
        <w:t>corrected</w:t>
      </w:r>
      <w:r w:rsidR="00883E3A"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alpha error was less than 5%. To quantify effect size</w:t>
      </w:r>
      <w:r w:rsidR="00883E3A">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z-values are reported.</w:t>
      </w:r>
    </w:p>
    <w:p w14:paraId="4C813083" w14:textId="77777777" w:rsidR="002B5B68" w:rsidRPr="00454EF1" w:rsidRDefault="002B5B68">
      <w:pPr>
        <w:contextualSpacing w:val="0"/>
        <w:jc w:val="both"/>
        <w:rPr>
          <w:rFonts w:ascii="Times New Roman" w:eastAsia="Times New Roman" w:hAnsi="Times New Roman" w:cs="Times New Roman"/>
          <w:sz w:val="24"/>
          <w:szCs w:val="24"/>
        </w:rPr>
      </w:pPr>
    </w:p>
    <w:p w14:paraId="132EFE8A" w14:textId="591163B5" w:rsidR="002B5B68" w:rsidRPr="00454EF1" w:rsidRDefault="00AA08C8">
      <w:pPr>
        <w:contextualSpacing w:val="0"/>
        <w:jc w:val="both"/>
        <w:rPr>
          <w:rFonts w:ascii="Times New Roman" w:eastAsia="Times New Roman" w:hAnsi="Times New Roman" w:cs="Times New Roman"/>
          <w:i/>
          <w:sz w:val="24"/>
          <w:szCs w:val="24"/>
        </w:rPr>
      </w:pPr>
      <w:commentRangeStart w:id="375"/>
      <w:commentRangeStart w:id="376"/>
      <w:r>
        <w:rPr>
          <w:rFonts w:ascii="Times New Roman" w:eastAsia="Times New Roman" w:hAnsi="Times New Roman" w:cs="Times New Roman"/>
          <w:i/>
          <w:sz w:val="24"/>
          <w:szCs w:val="24"/>
        </w:rPr>
        <w:t>Control</w:t>
      </w:r>
      <w:r w:rsidR="00454EF1" w:rsidRPr="00454EF1">
        <w:rPr>
          <w:rFonts w:ascii="Times New Roman" w:eastAsia="Times New Roman" w:hAnsi="Times New Roman" w:cs="Times New Roman"/>
          <w:i/>
          <w:sz w:val="24"/>
          <w:szCs w:val="24"/>
        </w:rPr>
        <w:t xml:space="preserve"> </w:t>
      </w:r>
      <w:r w:rsidR="003B704C">
        <w:rPr>
          <w:rFonts w:ascii="Times New Roman" w:eastAsia="Times New Roman" w:hAnsi="Times New Roman" w:cs="Times New Roman"/>
          <w:i/>
          <w:sz w:val="24"/>
          <w:szCs w:val="24"/>
        </w:rPr>
        <w:t>analyses</w:t>
      </w:r>
      <w:commentRangeEnd w:id="375"/>
      <w:r w:rsidR="00CD3631">
        <w:rPr>
          <w:rStyle w:val="CommentReference"/>
        </w:rPr>
        <w:commentReference w:id="375"/>
      </w:r>
      <w:commentRangeEnd w:id="376"/>
      <w:r w:rsidR="004D54E1">
        <w:rPr>
          <w:rStyle w:val="CommentReference"/>
        </w:rPr>
        <w:commentReference w:id="376"/>
      </w:r>
    </w:p>
    <w:p w14:paraId="24701B9C" w14:textId="77C7884F" w:rsidR="009B2991" w:rsidRPr="004D54E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A number of tests were conducted to establish the reliability of our findings. </w:t>
      </w:r>
      <w:r w:rsidR="004C2F97">
        <w:rPr>
          <w:rFonts w:ascii="Times New Roman" w:eastAsia="Times New Roman" w:hAnsi="Times New Roman" w:cs="Times New Roman"/>
          <w:sz w:val="24"/>
          <w:szCs w:val="24"/>
        </w:rPr>
        <w:t>To ensure that our chosen brain parcellation had little bearing on the results</w:t>
      </w:r>
      <w:r w:rsidR="004D54E1">
        <w:rPr>
          <w:rFonts w:ascii="Times New Roman" w:eastAsia="Times New Roman" w:hAnsi="Times New Roman" w:cs="Times New Roman"/>
          <w:sz w:val="24"/>
          <w:szCs w:val="24"/>
        </w:rPr>
        <w:t xml:space="preserve"> </w:t>
      </w:r>
      <w:r w:rsidR="004D54E1">
        <w:rPr>
          <w:rFonts w:ascii="Times New Roman" w:eastAsia="Times New Roman" w:hAnsi="Times New Roman" w:cs="Times New Roman"/>
          <w:sz w:val="24"/>
          <w:szCs w:val="24"/>
        </w:rPr>
        <w:fldChar w:fldCharType="begin"/>
      </w:r>
      <w:r w:rsidR="004D54E1">
        <w:rPr>
          <w:rFonts w:ascii="Times New Roman" w:eastAsia="Times New Roman" w:hAnsi="Times New Roman" w:cs="Times New Roman"/>
          <w:sz w:val="24"/>
          <w:szCs w:val="24"/>
        </w:rPr>
        <w:instrText xml:space="preserve"> ADDIN ZOTERO_ITEM CSL_CITATION {"citationID":"odWu4vHd","properties":{"formattedCitation":"(Zalesky et al., 2010)","plainCitation":"(Zalesky et al., 2010)","noteIndex":0},"citationItems":[{"id":274,"uris":["http://zotero.org/users/1676650/items/T4QIKYNB"],"uri":["http://zotero.org/users/1676650/items/T4QIKYNB"],"itemData":{"id":274,"type":"article-journal","title":"Whole-brain anatomical networks: Does the choice of nodes matter?","container-title":"NeuroImage","page":"970-983","volume":"50","issue":"3","source":"ScienceDirect","abstract":"Whole-brain anatomical connectivity in living humans can be modeled as a network with diffusion-MRI and tractography. Network nodes are associated with distinct grey-matter regions, while white-matter fiber bundles serve as interconnecting network links. However, the lack of a gold standard for regional parcellation in brain MRI makes the definition of nodes arbitrary, meaning that network nodes are defined using templates employing either random or anatomical parcellation criteria. Consequently, the number of nodes included in networks studied by different authors has varied considerably, from less than 100 up to more than 104. Here, we systematically and quantitatively assess the behavior, structure and topological attributes of whole-brain anatomical networks over a wide range of nodal scales, a variety of grey-matter parcellations as well as different diffusion-MRI acquisition protocols. We show that simple binary decisions about network organization, such as whether small-worldness or scale-freeness is evident, are unaffected by spatial scale, and that the estimates of various organizational parameters (e.g. small-worldness, clustering, path length, and efficiency) are consistent across different parcellation scales at the same resolution (i.e. the same number of nodes). However, these parameters vary considerably as a function of spatial scale; for example small-worldness exhibited a difference of 95% between the widely-used automated anatomical labeling (AAL) template (</w:instrText>
      </w:r>
      <w:r w:rsidR="004D54E1">
        <w:rPr>
          <w:rFonts w:ascii="Cambria Math" w:eastAsia="Times New Roman" w:hAnsi="Cambria Math" w:cs="Cambria Math"/>
          <w:sz w:val="24"/>
          <w:szCs w:val="24"/>
        </w:rPr>
        <w:instrText>∼</w:instrText>
      </w:r>
      <w:r w:rsidR="004D54E1">
        <w:rPr>
          <w:rFonts w:ascii="Times New Roman" w:eastAsia="Times New Roman" w:hAnsi="Times New Roman" w:cs="Times New Roman"/>
          <w:sz w:val="24"/>
          <w:szCs w:val="24"/>
        </w:rPr>
        <w:instrText xml:space="preserve">100 nodes) and a 4000-node random parcellation (σAAL=1.9 vs. σ4000=53.6±2.2). These findings indicate that any comparison of network parameters across studies must be made with reference to the spatial scale of the nodal parcellation.","DOI":"10.1016/j.neuroimage.2009.12.027","ISSN":"1053-8119","shortTitle":"Whole-brain anatomical networks","journalAbbreviation":"NeuroImage","author":[{"family":"Zalesky","given":"Andrew"},{"family":"Fornito","given":"Alex"},{"family":"Harding","given":"Ian H."},{"family":"Cocchi","given":"Luca"},{"family":"Yücel","given":"Murat"},{"family":"Pantelis","given":"Christos"},{"family":"Bullmore","given":"Edward T."}],"issued":{"date-parts":[["2010",4,15]]}}}],"schema":"https://github.com/citation-style-language/schema/raw/master/csl-citation.json"} </w:instrText>
      </w:r>
      <w:r w:rsidR="004D54E1">
        <w:rPr>
          <w:rFonts w:ascii="Times New Roman" w:eastAsia="Times New Roman" w:hAnsi="Times New Roman" w:cs="Times New Roman"/>
          <w:sz w:val="24"/>
          <w:szCs w:val="24"/>
        </w:rPr>
        <w:fldChar w:fldCharType="separate"/>
      </w:r>
      <w:r w:rsidR="004D54E1">
        <w:rPr>
          <w:rFonts w:ascii="Times New Roman" w:eastAsia="Times New Roman" w:hAnsi="Times New Roman" w:cs="Times New Roman"/>
          <w:noProof/>
          <w:sz w:val="24"/>
          <w:szCs w:val="24"/>
        </w:rPr>
        <w:t>(Zalesky et al., 2010)</w:t>
      </w:r>
      <w:r w:rsidR="004D54E1">
        <w:rPr>
          <w:rFonts w:ascii="Times New Roman" w:eastAsia="Times New Roman" w:hAnsi="Times New Roman" w:cs="Times New Roman"/>
          <w:sz w:val="24"/>
          <w:szCs w:val="24"/>
        </w:rPr>
        <w:fldChar w:fldCharType="end"/>
      </w:r>
      <w:r w:rsidR="004C2F97">
        <w:rPr>
          <w:rFonts w:ascii="Times New Roman" w:eastAsia="Times New Roman" w:hAnsi="Times New Roman" w:cs="Times New Roman"/>
          <w:sz w:val="24"/>
          <w:szCs w:val="24"/>
        </w:rPr>
        <w:t xml:space="preserve"> we successfully replicated the analysis in </w:t>
      </w:r>
      <w:r w:rsidRPr="00454EF1">
        <w:rPr>
          <w:rFonts w:ascii="Times New Roman" w:eastAsia="Times New Roman" w:hAnsi="Times New Roman" w:cs="Times New Roman"/>
          <w:sz w:val="24"/>
          <w:szCs w:val="24"/>
        </w:rPr>
        <w:t xml:space="preserve">two </w:t>
      </w:r>
      <w:r w:rsidR="003B704C">
        <w:rPr>
          <w:rFonts w:ascii="Times New Roman" w:eastAsia="Times New Roman" w:hAnsi="Times New Roman" w:cs="Times New Roman"/>
          <w:sz w:val="24"/>
          <w:szCs w:val="24"/>
        </w:rPr>
        <w:t>distinct</w:t>
      </w:r>
      <w:r w:rsidR="003B704C" w:rsidRPr="00454EF1">
        <w:rPr>
          <w:rFonts w:ascii="Times New Roman" w:eastAsia="Times New Roman" w:hAnsi="Times New Roman" w:cs="Times New Roman"/>
          <w:sz w:val="24"/>
          <w:szCs w:val="24"/>
        </w:rPr>
        <w:t xml:space="preserve"> </w:t>
      </w:r>
      <w:r w:rsidR="00CD3631">
        <w:rPr>
          <w:rFonts w:ascii="Times New Roman" w:eastAsia="Times New Roman" w:hAnsi="Times New Roman" w:cs="Times New Roman"/>
          <w:sz w:val="24"/>
          <w:szCs w:val="24"/>
        </w:rPr>
        <w:t>brain parcellations</w:t>
      </w:r>
      <w:r w:rsidR="00CD363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of </w:t>
      </w:r>
      <w:r w:rsidR="00FB4247">
        <w:rPr>
          <w:rFonts w:ascii="Times New Roman" w:eastAsia="Times New Roman" w:hAnsi="Times New Roman" w:cs="Times New Roman"/>
          <w:sz w:val="24"/>
          <w:szCs w:val="24"/>
          <w:highlight w:val="white"/>
        </w:rPr>
        <w:t>differing resolution</w:t>
      </w:r>
      <w:r w:rsidR="004C2F97">
        <w:rPr>
          <w:rFonts w:ascii="Times New Roman" w:eastAsia="Times New Roman" w:hAnsi="Times New Roman" w:cs="Times New Roman"/>
          <w:sz w:val="24"/>
          <w:szCs w:val="24"/>
          <w:highlight w:val="white"/>
        </w:rPr>
        <w:t>s (213 and 244 regions)</w:t>
      </w:r>
      <w:r w:rsidR="00FB4247">
        <w:rPr>
          <w:rFonts w:ascii="Times New Roman" w:eastAsia="Times New Roman" w:hAnsi="Times New Roman" w:cs="Times New Roman"/>
          <w:sz w:val="24"/>
          <w:szCs w:val="24"/>
          <w:highlight w:val="white"/>
        </w:rPr>
        <w:t xml:space="preserve"> developed with independent methods</w:t>
      </w:r>
      <w:r w:rsidRPr="00454EF1">
        <w:rPr>
          <w:rFonts w:ascii="Times New Roman" w:eastAsia="Times New Roman" w:hAnsi="Times New Roman" w:cs="Times New Roman"/>
          <w:sz w:val="24"/>
          <w:szCs w:val="24"/>
        </w:rPr>
        <w:t xml:space="preserve"> </w:t>
      </w:r>
      <w:hyperlink r:id="rId47">
        <w:r w:rsidRPr="00454EF1">
          <w:rPr>
            <w:rFonts w:ascii="Times New Roman" w:eastAsia="Times New Roman" w:hAnsi="Times New Roman" w:cs="Times New Roman"/>
            <w:sz w:val="24"/>
            <w:szCs w:val="24"/>
          </w:rPr>
          <w:t xml:space="preserve">(Fan et al., 2016; Shen, </w:t>
        </w:r>
        <w:proofErr w:type="spellStart"/>
        <w:r w:rsidRPr="00454EF1">
          <w:rPr>
            <w:rFonts w:ascii="Times New Roman" w:eastAsia="Times New Roman" w:hAnsi="Times New Roman" w:cs="Times New Roman"/>
            <w:sz w:val="24"/>
            <w:szCs w:val="24"/>
          </w:rPr>
          <w:t>Tokoglu</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Papademetris</w:t>
        </w:r>
        <w:proofErr w:type="spellEnd"/>
        <w:r w:rsidRPr="00454EF1">
          <w:rPr>
            <w:rFonts w:ascii="Times New Roman" w:eastAsia="Times New Roman" w:hAnsi="Times New Roman" w:cs="Times New Roman"/>
            <w:sz w:val="24"/>
            <w:szCs w:val="24"/>
          </w:rPr>
          <w:t>, &amp; Constable, 2013)</w:t>
        </w:r>
      </w:hyperlink>
      <w:r w:rsidR="000F71C8">
        <w:rPr>
          <w:rFonts w:ascii="Times New Roman" w:eastAsia="Times New Roman" w:hAnsi="Times New Roman" w:cs="Times New Roman"/>
          <w:sz w:val="24"/>
          <w:szCs w:val="24"/>
        </w:rPr>
        <w:t xml:space="preserve"> (</w:t>
      </w:r>
      <w:r w:rsidR="000F71C8" w:rsidRPr="00454EF1">
        <w:rPr>
          <w:rFonts w:ascii="Times New Roman" w:eastAsia="Times New Roman" w:hAnsi="Times New Roman" w:cs="Times New Roman"/>
          <w:b/>
          <w:sz w:val="24"/>
          <w:szCs w:val="24"/>
        </w:rPr>
        <w:t xml:space="preserve">Supplementary Table </w:t>
      </w:r>
      <w:r w:rsidR="000F71C8">
        <w:rPr>
          <w:rFonts w:ascii="Times New Roman" w:eastAsia="Times New Roman" w:hAnsi="Times New Roman" w:cs="Times New Roman"/>
          <w:b/>
          <w:sz w:val="24"/>
          <w:szCs w:val="24"/>
        </w:rPr>
        <w:t>4</w:t>
      </w:r>
      <w:r w:rsidR="000F71C8">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w:t>
      </w:r>
      <w:r w:rsidR="00303056">
        <w:rPr>
          <w:rFonts w:ascii="Times New Roman" w:eastAsia="Times New Roman" w:hAnsi="Times New Roman" w:cs="Times New Roman"/>
          <w:sz w:val="24"/>
          <w:szCs w:val="24"/>
        </w:rPr>
        <w:t xml:space="preserve">Details regarding these </w:t>
      </w:r>
      <w:r w:rsidR="004C2F97">
        <w:rPr>
          <w:rFonts w:ascii="Times New Roman" w:eastAsia="Times New Roman" w:hAnsi="Times New Roman" w:cs="Times New Roman"/>
          <w:sz w:val="24"/>
          <w:szCs w:val="24"/>
        </w:rPr>
        <w:t>results</w:t>
      </w:r>
      <w:r w:rsidR="00303056">
        <w:rPr>
          <w:rFonts w:ascii="Times New Roman" w:eastAsia="Times New Roman" w:hAnsi="Times New Roman" w:cs="Times New Roman"/>
          <w:sz w:val="24"/>
          <w:szCs w:val="24"/>
        </w:rPr>
        <w:t xml:space="preserve"> are presented </w:t>
      </w:r>
      <w:r w:rsidR="004D54E1">
        <w:rPr>
          <w:rFonts w:ascii="Times New Roman" w:eastAsia="Times New Roman" w:hAnsi="Times New Roman" w:cs="Times New Roman"/>
          <w:sz w:val="24"/>
          <w:szCs w:val="24"/>
        </w:rPr>
        <w:t>in Supplementary</w:t>
      </w:r>
      <w:r w:rsidR="004458E9" w:rsidRPr="00454EF1">
        <w:rPr>
          <w:rFonts w:ascii="Times New Roman" w:eastAsia="Times New Roman" w:hAnsi="Times New Roman" w:cs="Times New Roman"/>
          <w:b/>
          <w:sz w:val="24"/>
          <w:szCs w:val="24"/>
        </w:rPr>
        <w:t xml:space="preserve"> Table </w:t>
      </w:r>
      <w:r w:rsidR="000F71C8">
        <w:rPr>
          <w:rFonts w:ascii="Times New Roman" w:eastAsia="Times New Roman" w:hAnsi="Times New Roman" w:cs="Times New Roman"/>
          <w:b/>
          <w:sz w:val="24"/>
          <w:szCs w:val="24"/>
        </w:rPr>
        <w:t>5</w:t>
      </w:r>
      <w:r w:rsidR="008F55DC">
        <w:rPr>
          <w:rFonts w:ascii="Times New Roman" w:eastAsia="Times New Roman" w:hAnsi="Times New Roman" w:cs="Times New Roman"/>
          <w:b/>
          <w:sz w:val="24"/>
          <w:szCs w:val="24"/>
        </w:rPr>
        <w:t>&amp;6</w:t>
      </w:r>
      <w:r w:rsidRPr="00454EF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highlight w:val="white"/>
        </w:rPr>
        <w:t xml:space="preserve"> </w:t>
      </w:r>
      <w:r w:rsidR="00303056">
        <w:rPr>
          <w:rFonts w:ascii="Times New Roman" w:eastAsia="Times New Roman" w:hAnsi="Times New Roman" w:cs="Times New Roman"/>
          <w:sz w:val="24"/>
          <w:szCs w:val="24"/>
        </w:rPr>
        <w:t xml:space="preserve">To </w:t>
      </w:r>
      <w:r w:rsidR="004D54E1">
        <w:rPr>
          <w:rFonts w:ascii="Times New Roman" w:eastAsia="Times New Roman" w:hAnsi="Times New Roman" w:cs="Times New Roman"/>
          <w:sz w:val="24"/>
          <w:szCs w:val="24"/>
        </w:rPr>
        <w:t>confirm</w:t>
      </w:r>
      <w:r w:rsidR="004C2F97">
        <w:rPr>
          <w:rFonts w:ascii="Times New Roman" w:eastAsia="Times New Roman" w:hAnsi="Times New Roman" w:cs="Times New Roman"/>
          <w:sz w:val="24"/>
          <w:szCs w:val="24"/>
        </w:rPr>
        <w:t xml:space="preserve"> that our definition of hubs</w:t>
      </w:r>
      <w:r w:rsidR="004D54E1">
        <w:rPr>
          <w:rFonts w:ascii="Times New Roman" w:eastAsia="Times New Roman" w:hAnsi="Times New Roman" w:cs="Times New Roman"/>
          <w:sz w:val="24"/>
          <w:szCs w:val="24"/>
        </w:rPr>
        <w:t xml:space="preserve"> </w:t>
      </w:r>
      <w:r w:rsidR="004C2F97">
        <w:rPr>
          <w:rFonts w:ascii="Times New Roman" w:eastAsia="Times New Roman" w:hAnsi="Times New Roman" w:cs="Times New Roman"/>
          <w:sz w:val="24"/>
          <w:szCs w:val="24"/>
        </w:rPr>
        <w:t xml:space="preserve">did not </w:t>
      </w:r>
      <w:r w:rsidR="004D54E1">
        <w:rPr>
          <w:rFonts w:ascii="Times New Roman" w:eastAsia="Times New Roman" w:hAnsi="Times New Roman" w:cs="Times New Roman"/>
          <w:sz w:val="24"/>
          <w:szCs w:val="24"/>
        </w:rPr>
        <w:t xml:space="preserve">bias the results we successfully replicated the results at two other thresholds </w:t>
      </w:r>
      <w:r w:rsidRPr="00454EF1">
        <w:rPr>
          <w:rFonts w:ascii="Times New Roman" w:eastAsia="Times New Roman" w:hAnsi="Times New Roman" w:cs="Times New Roman"/>
          <w:sz w:val="24"/>
          <w:szCs w:val="24"/>
        </w:rPr>
        <w:t>(12.5% and 17.5%</w:t>
      </w:r>
      <w:r w:rsidR="004D54E1">
        <w:rPr>
          <w:rFonts w:ascii="Times New Roman" w:eastAsia="Times New Roman" w:hAnsi="Times New Roman" w:cs="Times New Roman"/>
          <w:sz w:val="24"/>
          <w:szCs w:val="24"/>
        </w:rPr>
        <w:t xml:space="preserve">, see </w:t>
      </w:r>
      <w:r w:rsidRPr="00454EF1">
        <w:rPr>
          <w:rFonts w:ascii="Times New Roman" w:eastAsia="Times New Roman" w:hAnsi="Times New Roman" w:cs="Times New Roman"/>
          <w:b/>
          <w:sz w:val="24"/>
          <w:szCs w:val="24"/>
        </w:rPr>
        <w:t xml:space="preserve">Supplementary Table </w:t>
      </w:r>
      <w:r w:rsidR="008F55DC">
        <w:rPr>
          <w:rFonts w:ascii="Times New Roman" w:eastAsia="Times New Roman" w:hAnsi="Times New Roman" w:cs="Times New Roman"/>
          <w:b/>
          <w:sz w:val="24"/>
          <w:szCs w:val="24"/>
        </w:rPr>
        <w:t>7</w:t>
      </w:r>
      <w:r w:rsidRPr="00454EF1">
        <w:rPr>
          <w:rFonts w:ascii="Times New Roman" w:eastAsia="Times New Roman" w:hAnsi="Times New Roman" w:cs="Times New Roman"/>
          <w:sz w:val="24"/>
          <w:szCs w:val="24"/>
        </w:rPr>
        <w:t xml:space="preserve">). </w:t>
      </w:r>
      <w:r w:rsidR="00303056">
        <w:rPr>
          <w:rFonts w:ascii="Times New Roman" w:eastAsia="Times New Roman" w:hAnsi="Times New Roman" w:cs="Times New Roman"/>
          <w:sz w:val="24"/>
          <w:szCs w:val="24"/>
        </w:rPr>
        <w:t>Furthermore, we note that r</w:t>
      </w:r>
      <w:r w:rsidRPr="00454EF1">
        <w:rPr>
          <w:rFonts w:ascii="Times New Roman" w:eastAsia="Times New Roman" w:hAnsi="Times New Roman" w:cs="Times New Roman"/>
          <w:sz w:val="24"/>
          <w:szCs w:val="24"/>
        </w:rPr>
        <w:t>epeating the structure-function coupling analysis with no structural connectivity data transform had no effect on the results.</w:t>
      </w:r>
      <w:r w:rsidR="00303056">
        <w:rPr>
          <w:rFonts w:ascii="Times New Roman" w:eastAsia="Times New Roman" w:hAnsi="Times New Roman" w:cs="Times New Roman"/>
          <w:sz w:val="24"/>
          <w:szCs w:val="24"/>
        </w:rPr>
        <w:t xml:space="preserve"> </w:t>
      </w:r>
      <w:r w:rsidR="009B2991">
        <w:rPr>
          <w:rFonts w:ascii="Times New Roman" w:eastAsia="Times New Roman" w:hAnsi="Times New Roman" w:cs="Times New Roman"/>
          <w:sz w:val="24"/>
          <w:szCs w:val="24"/>
        </w:rPr>
        <w:t>Finally,</w:t>
      </w:r>
      <w:r w:rsidR="004D54E1">
        <w:rPr>
          <w:rFonts w:ascii="Times New Roman" w:eastAsia="Times New Roman" w:hAnsi="Times New Roman" w:cs="Times New Roman"/>
          <w:sz w:val="24"/>
          <w:szCs w:val="24"/>
        </w:rPr>
        <w:t xml:space="preserve"> to check that the brain-behaviour correlation was not driven by a single variable captured in the PCA, each behavioural variable was correlated independently with structure-function coupling </w:t>
      </w:r>
      <w:r w:rsidR="00634551">
        <w:rPr>
          <w:rFonts w:ascii="Times New Roman" w:eastAsia="Times New Roman" w:hAnsi="Times New Roman" w:cs="Times New Roman"/>
          <w:sz w:val="24"/>
          <w:szCs w:val="24"/>
        </w:rPr>
        <w:t>(</w:t>
      </w:r>
      <w:r w:rsidR="00634551" w:rsidRPr="00634551">
        <w:rPr>
          <w:rFonts w:ascii="Times New Roman" w:eastAsia="Times New Roman" w:hAnsi="Times New Roman" w:cs="Times New Roman"/>
          <w:b/>
          <w:sz w:val="24"/>
          <w:szCs w:val="24"/>
        </w:rPr>
        <w:t xml:space="preserve">Supplementary Table </w:t>
      </w:r>
      <w:r w:rsidR="008F55DC">
        <w:rPr>
          <w:rFonts w:ascii="Times New Roman" w:eastAsia="Times New Roman" w:hAnsi="Times New Roman" w:cs="Times New Roman"/>
          <w:b/>
          <w:sz w:val="24"/>
          <w:szCs w:val="24"/>
        </w:rPr>
        <w:t>8</w:t>
      </w:r>
      <w:r w:rsidR="00634551">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w:t>
      </w:r>
    </w:p>
    <w:p w14:paraId="6D8E0FAD" w14:textId="6B49D0E4" w:rsidR="00035809" w:rsidRDefault="009B299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54EF1" w:rsidRPr="00454EF1">
        <w:rPr>
          <w:rFonts w:ascii="Times New Roman" w:eastAsia="Times New Roman" w:hAnsi="Times New Roman" w:cs="Times New Roman"/>
          <w:sz w:val="24"/>
          <w:szCs w:val="24"/>
        </w:rPr>
        <w:t>tatistic</w:t>
      </w:r>
      <w:r>
        <w:rPr>
          <w:rFonts w:ascii="Times New Roman" w:eastAsia="Times New Roman" w:hAnsi="Times New Roman" w:cs="Times New Roman"/>
          <w:sz w:val="24"/>
          <w:szCs w:val="24"/>
        </w:rPr>
        <w:t>al analyses</w:t>
      </w:r>
      <w:r w:rsidR="00454EF1" w:rsidRPr="00454EF1">
        <w:rPr>
          <w:rFonts w:ascii="Times New Roman" w:eastAsia="Times New Roman" w:hAnsi="Times New Roman" w:cs="Times New Roman"/>
          <w:sz w:val="24"/>
          <w:szCs w:val="24"/>
        </w:rPr>
        <w:t xml:space="preserve"> were performed in MATLAB (</w:t>
      </w:r>
      <w:proofErr w:type="spellStart"/>
      <w:r w:rsidR="003D76AE">
        <w:rPr>
          <w:rFonts w:ascii="Times New Roman" w:eastAsia="Times New Roman" w:hAnsi="Times New Roman" w:cs="Times New Roman"/>
          <w:sz w:val="24"/>
          <w:szCs w:val="24"/>
        </w:rPr>
        <w:t>Mathworks</w:t>
      </w:r>
      <w:proofErr w:type="spellEnd"/>
      <w:r w:rsidR="00454EF1" w:rsidRPr="00454EF1">
        <w:rPr>
          <w:rFonts w:ascii="Times New Roman" w:eastAsia="Times New Roman" w:hAnsi="Times New Roman" w:cs="Times New Roman"/>
          <w:sz w:val="24"/>
          <w:szCs w:val="24"/>
        </w:rPr>
        <w:t xml:space="preserve">) </w:t>
      </w:r>
      <w:r w:rsidR="00A774EA">
        <w:rPr>
          <w:rFonts w:ascii="Times New Roman" w:eastAsia="Times New Roman" w:hAnsi="Times New Roman" w:cs="Times New Roman"/>
          <w:sz w:val="24"/>
          <w:szCs w:val="24"/>
        </w:rPr>
        <w:t>the</w:t>
      </w:r>
      <w:r w:rsidR="00A774EA" w:rsidRPr="00454EF1">
        <w:rPr>
          <w:rFonts w:ascii="Times New Roman" w:eastAsia="Times New Roman" w:hAnsi="Times New Roman" w:cs="Times New Roman"/>
          <w:sz w:val="24"/>
          <w:szCs w:val="24"/>
        </w:rPr>
        <w:t xml:space="preserve"> </w:t>
      </w:r>
      <w:r w:rsidR="00454EF1" w:rsidRPr="00454EF1">
        <w:rPr>
          <w:rFonts w:ascii="Times New Roman" w:eastAsia="Times New Roman" w:hAnsi="Times New Roman" w:cs="Times New Roman"/>
          <w:sz w:val="24"/>
          <w:szCs w:val="24"/>
        </w:rPr>
        <w:t xml:space="preserve">code </w:t>
      </w:r>
      <w:r w:rsidR="002F15A8">
        <w:rPr>
          <w:rFonts w:ascii="Times New Roman" w:eastAsia="Times New Roman" w:hAnsi="Times New Roman" w:cs="Times New Roman"/>
          <w:sz w:val="24"/>
          <w:szCs w:val="24"/>
        </w:rPr>
        <w:t xml:space="preserve">used to generate the results </w:t>
      </w:r>
      <w:r w:rsidR="00A774EA">
        <w:rPr>
          <w:rFonts w:ascii="Times New Roman" w:eastAsia="Times New Roman" w:hAnsi="Times New Roman" w:cs="Times New Roman"/>
          <w:sz w:val="24"/>
          <w:szCs w:val="24"/>
        </w:rPr>
        <w:t>is</w:t>
      </w:r>
      <w:r w:rsidR="00454EF1" w:rsidRPr="00454EF1">
        <w:rPr>
          <w:rFonts w:ascii="Times New Roman" w:eastAsia="Times New Roman" w:hAnsi="Times New Roman" w:cs="Times New Roman"/>
          <w:sz w:val="24"/>
          <w:szCs w:val="24"/>
        </w:rPr>
        <w:t xml:space="preserve"> available via </w:t>
      </w:r>
      <w:proofErr w:type="spellStart"/>
      <w:r w:rsidR="00454EF1" w:rsidRPr="00454EF1">
        <w:rPr>
          <w:rFonts w:ascii="Times New Roman" w:eastAsia="Times New Roman" w:hAnsi="Times New Roman" w:cs="Times New Roman"/>
          <w:sz w:val="24"/>
          <w:szCs w:val="24"/>
        </w:rPr>
        <w:t>github</w:t>
      </w:r>
      <w:proofErr w:type="spellEnd"/>
      <w:r w:rsidR="00454EF1" w:rsidRPr="00454EF1">
        <w:rPr>
          <w:rFonts w:ascii="Times New Roman" w:eastAsia="Times New Roman" w:hAnsi="Times New Roman" w:cs="Times New Roman"/>
          <w:sz w:val="24"/>
          <w:szCs w:val="24"/>
        </w:rPr>
        <w:t xml:space="preserve"> (</w:t>
      </w:r>
      <w:hyperlink r:id="rId48" w:history="1">
        <w:r w:rsidR="00035809" w:rsidRPr="008F2027">
          <w:rPr>
            <w:rStyle w:val="Hyperlink"/>
            <w:rFonts w:ascii="Times New Roman" w:eastAsia="Times New Roman" w:hAnsi="Times New Roman" w:cs="Times New Roman"/>
            <w:sz w:val="24"/>
            <w:szCs w:val="24"/>
          </w:rPr>
          <w:t>https://github.com/ljhearne/ADHDSCFC</w:t>
        </w:r>
      </w:hyperlink>
      <w:r w:rsidR="00454EF1" w:rsidRPr="00454EF1">
        <w:rPr>
          <w:rFonts w:ascii="Times New Roman" w:eastAsia="Times New Roman" w:hAnsi="Times New Roman" w:cs="Times New Roman"/>
          <w:sz w:val="24"/>
          <w:szCs w:val="24"/>
        </w:rPr>
        <w:t>).</w:t>
      </w:r>
    </w:p>
    <w:p w14:paraId="308C58B2" w14:textId="77777777" w:rsidR="00035809" w:rsidRDefault="00035809" w:rsidP="00035809">
      <w:pPr>
        <w:contextualSpacing w:val="0"/>
        <w:jc w:val="both"/>
        <w:rPr>
          <w:rFonts w:ascii="Times New Roman" w:eastAsia="Times New Roman" w:hAnsi="Times New Roman" w:cs="Times New Roman"/>
          <w:sz w:val="24"/>
          <w:szCs w:val="24"/>
        </w:rPr>
      </w:pPr>
      <w:r w:rsidRPr="00D7551F">
        <w:rPr>
          <w:rFonts w:ascii="Times New Roman" w:eastAsia="Times New Roman" w:hAnsi="Times New Roman" w:cs="Times New Roman"/>
          <w:noProof/>
          <w:sz w:val="24"/>
          <w:szCs w:val="24"/>
          <w:lang w:val="en-US" w:eastAsia="zh-TW"/>
        </w:rPr>
        <w:lastRenderedPageBreak/>
        <w:drawing>
          <wp:inline distT="0" distB="0" distL="0" distR="0" wp14:anchorId="6F160F45" wp14:editId="3C54BCDB">
            <wp:extent cx="5721051"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s-01.png"/>
                    <pic:cNvPicPr/>
                  </pic:nvPicPr>
                  <pic:blipFill rotWithShape="1">
                    <a:blip r:embed="rId49" cstate="print">
                      <a:extLst>
                        <a:ext uri="{28A0092B-C50C-407E-A947-70E740481C1C}">
                          <a14:useLocalDpi xmlns:a14="http://schemas.microsoft.com/office/drawing/2010/main" val="0"/>
                        </a:ext>
                      </a:extLst>
                    </a:blip>
                    <a:srcRect t="6269" r="15605" b="67090"/>
                    <a:stretch/>
                  </pic:blipFill>
                  <pic:spPr bwMode="auto">
                    <a:xfrm>
                      <a:off x="0" y="0"/>
                      <a:ext cx="5731114" cy="25571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3336721" w14:textId="77777777" w:rsidR="00035809" w:rsidRPr="00454EF1" w:rsidRDefault="00035809" w:rsidP="00035809">
      <w:pPr>
        <w:contextualSpacing w:val="0"/>
        <w:jc w:val="both"/>
        <w:rPr>
          <w:rFonts w:ascii="Times New Roman" w:eastAsia="Times New Roman" w:hAnsi="Times New Roman" w:cs="Times New Roman"/>
          <w:sz w:val="24"/>
          <w:szCs w:val="24"/>
        </w:rPr>
      </w:pPr>
    </w:p>
    <w:p w14:paraId="360814E3" w14:textId="529A9DC7" w:rsidR="00035809" w:rsidRPr="00F164F9" w:rsidRDefault="00035809" w:rsidP="00035809">
      <w:pPr>
        <w:contextualSpacing w:val="0"/>
        <w:jc w:val="both"/>
        <w:rPr>
          <w:rFonts w:ascii="Times New Roman" w:eastAsia="Times New Roman" w:hAnsi="Times New Roman" w:cs="Times New Roman"/>
          <w:sz w:val="20"/>
          <w:szCs w:val="20"/>
        </w:rPr>
      </w:pPr>
      <w:commentRangeStart w:id="377"/>
      <w:commentRangeStart w:id="378"/>
      <w:r w:rsidRPr="00F164F9">
        <w:rPr>
          <w:rFonts w:ascii="Times New Roman" w:eastAsia="Times New Roman" w:hAnsi="Times New Roman" w:cs="Times New Roman"/>
          <w:b/>
          <w:sz w:val="20"/>
          <w:szCs w:val="20"/>
        </w:rPr>
        <w:t>Figure 1.</w:t>
      </w:r>
      <w:commentRangeEnd w:id="377"/>
      <w:r w:rsidR="00142DA6">
        <w:rPr>
          <w:rStyle w:val="CommentReference"/>
        </w:rPr>
        <w:commentReference w:id="377"/>
      </w:r>
      <w:commentRangeEnd w:id="378"/>
      <w:r w:rsidR="00D7551F">
        <w:rPr>
          <w:rStyle w:val="CommentReference"/>
        </w:rPr>
        <w:commentReference w:id="378"/>
      </w:r>
      <w:r w:rsidRPr="00F164F9">
        <w:rPr>
          <w:rFonts w:ascii="Times New Roman" w:eastAsia="Times New Roman" w:hAnsi="Times New Roman" w:cs="Times New Roman"/>
          <w:b/>
          <w:sz w:val="20"/>
          <w:szCs w:val="20"/>
        </w:rPr>
        <w:t xml:space="preserve"> Conceptual overview of analysis pipeline. A.</w:t>
      </w:r>
      <w:r w:rsidRPr="00F164F9">
        <w:rPr>
          <w:rFonts w:ascii="Times New Roman" w:eastAsia="Times New Roman" w:hAnsi="Times New Roman" w:cs="Times New Roman"/>
          <w:sz w:val="20"/>
          <w:szCs w:val="20"/>
        </w:rPr>
        <w:t xml:space="preserve"> Analyses were conducted using a whole brain parcellation including 214 cortical and subcortical regions.</w:t>
      </w:r>
      <w:r w:rsidR="00CD3631">
        <w:rPr>
          <w:rFonts w:ascii="Times New Roman" w:eastAsia="Times New Roman" w:hAnsi="Times New Roman" w:cs="Times New Roman"/>
          <w:sz w:val="20"/>
          <w:szCs w:val="20"/>
        </w:rPr>
        <w:t xml:space="preserve"> Replication</w:t>
      </w:r>
      <w:r w:rsidR="004A79B5">
        <w:rPr>
          <w:rFonts w:ascii="Times New Roman" w:eastAsia="Times New Roman" w:hAnsi="Times New Roman" w:cs="Times New Roman"/>
          <w:sz w:val="20"/>
          <w:szCs w:val="20"/>
        </w:rPr>
        <w:t xml:space="preserve"> analyses</w:t>
      </w:r>
      <w:r w:rsidR="00CD3631">
        <w:rPr>
          <w:rFonts w:ascii="Times New Roman" w:eastAsia="Times New Roman" w:hAnsi="Times New Roman" w:cs="Times New Roman"/>
          <w:sz w:val="20"/>
          <w:szCs w:val="20"/>
        </w:rPr>
        <w:t xml:space="preserve"> were performed using two alternative brain parcellations (see text).</w:t>
      </w:r>
      <w:r w:rsidRPr="00F164F9">
        <w:rPr>
          <w:rFonts w:ascii="Times New Roman" w:eastAsia="Times New Roman" w:hAnsi="Times New Roman" w:cs="Times New Roman"/>
          <w:sz w:val="20"/>
          <w:szCs w:val="20"/>
        </w:rPr>
        <w:t xml:space="preserve"> </w:t>
      </w:r>
      <w:r w:rsidRPr="00F164F9">
        <w:rPr>
          <w:rFonts w:ascii="Times New Roman" w:eastAsia="Times New Roman" w:hAnsi="Times New Roman" w:cs="Times New Roman"/>
          <w:b/>
          <w:sz w:val="20"/>
          <w:szCs w:val="20"/>
        </w:rPr>
        <w:t>B.</w:t>
      </w:r>
      <w:r w:rsidRPr="00F164F9">
        <w:rPr>
          <w:rFonts w:ascii="Times New Roman" w:eastAsia="Times New Roman" w:hAnsi="Times New Roman" w:cs="Times New Roman"/>
          <w:sz w:val="20"/>
          <w:szCs w:val="20"/>
        </w:rPr>
        <w:t xml:space="preserve"> Structural and functional connectivity matrices were derived from diffusion tensor imaging (DSI) and </w:t>
      </w:r>
      <w:r w:rsidR="004A79B5">
        <w:rPr>
          <w:rFonts w:ascii="Times New Roman" w:eastAsia="Times New Roman" w:hAnsi="Times New Roman" w:cs="Times New Roman"/>
          <w:sz w:val="20"/>
          <w:szCs w:val="20"/>
        </w:rPr>
        <w:t xml:space="preserve">multi-echo </w:t>
      </w:r>
      <w:r w:rsidRPr="00F164F9">
        <w:rPr>
          <w:rFonts w:ascii="Times New Roman" w:eastAsia="Times New Roman" w:hAnsi="Times New Roman" w:cs="Times New Roman"/>
          <w:sz w:val="20"/>
          <w:szCs w:val="20"/>
        </w:rPr>
        <w:t xml:space="preserve">resting-state fMRI data, respectively. In such matrices darker colours indicate higher normalized streamline counts (structural connectivity) and higher fisher-z normalized </w:t>
      </w:r>
      <w:r w:rsidR="004A79B5" w:rsidRPr="00F164F9">
        <w:rPr>
          <w:rFonts w:ascii="Times New Roman" w:eastAsia="Times New Roman" w:hAnsi="Times New Roman" w:cs="Times New Roman"/>
          <w:sz w:val="20"/>
          <w:szCs w:val="20"/>
        </w:rPr>
        <w:t>Pearson</w:t>
      </w:r>
      <w:r w:rsidR="004A79B5">
        <w:rPr>
          <w:rFonts w:ascii="Times New Roman" w:eastAsia="Times New Roman" w:hAnsi="Times New Roman" w:cs="Times New Roman"/>
          <w:sz w:val="20"/>
          <w:szCs w:val="20"/>
        </w:rPr>
        <w:t>’s</w:t>
      </w:r>
      <w:r w:rsidRPr="00F164F9">
        <w:rPr>
          <w:rFonts w:ascii="Times New Roman" w:eastAsia="Times New Roman" w:hAnsi="Times New Roman" w:cs="Times New Roman"/>
          <w:sz w:val="20"/>
          <w:szCs w:val="20"/>
        </w:rPr>
        <w:t xml:space="preserve"> correlation values (functional connectivity) between every possible pair of brain </w:t>
      </w:r>
      <w:proofErr w:type="gramStart"/>
      <w:r w:rsidRPr="00F164F9">
        <w:rPr>
          <w:rFonts w:ascii="Times New Roman" w:eastAsia="Times New Roman" w:hAnsi="Times New Roman" w:cs="Times New Roman"/>
          <w:sz w:val="20"/>
          <w:szCs w:val="20"/>
        </w:rPr>
        <w:t>regions</w:t>
      </w:r>
      <w:proofErr w:type="gramEnd"/>
      <w:r w:rsidRPr="00F164F9">
        <w:rPr>
          <w:rFonts w:ascii="Times New Roman" w:eastAsia="Times New Roman" w:hAnsi="Times New Roman" w:cs="Times New Roman"/>
          <w:sz w:val="20"/>
          <w:szCs w:val="20"/>
        </w:rPr>
        <w:t xml:space="preserve">. </w:t>
      </w:r>
      <w:r w:rsidRPr="00F164F9">
        <w:rPr>
          <w:rFonts w:ascii="Times New Roman" w:eastAsia="Times New Roman" w:hAnsi="Times New Roman" w:cs="Times New Roman"/>
          <w:b/>
          <w:sz w:val="20"/>
          <w:szCs w:val="20"/>
        </w:rPr>
        <w:t>C.</w:t>
      </w:r>
      <w:r w:rsidRPr="00F164F9">
        <w:rPr>
          <w:rFonts w:ascii="Times New Roman" w:eastAsia="Times New Roman" w:hAnsi="Times New Roman" w:cs="Times New Roman"/>
          <w:sz w:val="20"/>
          <w:szCs w:val="20"/>
        </w:rPr>
        <w:t xml:space="preserve"> The topological organisation of the structural matrices was examined to derive measures of different connection types: hub connections, feeder connections, and </w:t>
      </w:r>
      <w:r>
        <w:rPr>
          <w:rFonts w:ascii="Times New Roman" w:eastAsia="Times New Roman" w:hAnsi="Times New Roman" w:cs="Times New Roman"/>
          <w:sz w:val="20"/>
          <w:szCs w:val="20"/>
        </w:rPr>
        <w:t>local</w:t>
      </w:r>
      <w:r w:rsidRPr="00F164F9">
        <w:rPr>
          <w:rFonts w:ascii="Times New Roman" w:eastAsia="Times New Roman" w:hAnsi="Times New Roman" w:cs="Times New Roman"/>
          <w:sz w:val="20"/>
          <w:szCs w:val="20"/>
        </w:rPr>
        <w:t xml:space="preserve"> connections. </w:t>
      </w:r>
      <w:r w:rsidR="004A79B5">
        <w:rPr>
          <w:rFonts w:ascii="Times New Roman" w:eastAsia="Times New Roman" w:hAnsi="Times New Roman" w:cs="Times New Roman"/>
          <w:sz w:val="20"/>
          <w:szCs w:val="20"/>
        </w:rPr>
        <w:t>Crucially, t</w:t>
      </w:r>
      <w:r w:rsidRPr="00F164F9">
        <w:rPr>
          <w:rFonts w:ascii="Times New Roman" w:eastAsia="Times New Roman" w:hAnsi="Times New Roman" w:cs="Times New Roman"/>
          <w:sz w:val="20"/>
          <w:szCs w:val="20"/>
        </w:rPr>
        <w:t xml:space="preserve">he putative association between structural and functional connectivity was assessed at individual level. </w:t>
      </w:r>
      <w:r w:rsidRPr="00F164F9">
        <w:rPr>
          <w:rFonts w:ascii="Times New Roman" w:eastAsia="Times New Roman" w:hAnsi="Times New Roman" w:cs="Times New Roman"/>
          <w:b/>
          <w:sz w:val="20"/>
          <w:szCs w:val="20"/>
        </w:rPr>
        <w:t>D.</w:t>
      </w:r>
      <w:r w:rsidRPr="00F164F9">
        <w:rPr>
          <w:rFonts w:ascii="Times New Roman" w:eastAsia="Times New Roman" w:hAnsi="Times New Roman" w:cs="Times New Roman"/>
          <w:sz w:val="20"/>
          <w:szCs w:val="20"/>
        </w:rPr>
        <w:t xml:space="preserve"> Individual level measures of structural connectivity (top) and structure-function coupling (bottom) were used to build group-level distributions that were </w:t>
      </w:r>
      <w:r w:rsidR="004A79B5">
        <w:rPr>
          <w:rFonts w:ascii="Times New Roman" w:eastAsia="Times New Roman" w:hAnsi="Times New Roman" w:cs="Times New Roman"/>
          <w:sz w:val="20"/>
          <w:szCs w:val="20"/>
        </w:rPr>
        <w:t>contrasted</w:t>
      </w:r>
      <w:r w:rsidRPr="00F164F9">
        <w:rPr>
          <w:rFonts w:ascii="Times New Roman" w:eastAsia="Times New Roman" w:hAnsi="Times New Roman" w:cs="Times New Roman"/>
          <w:sz w:val="20"/>
          <w:szCs w:val="20"/>
        </w:rPr>
        <w:t xml:space="preserve"> using non-parametric statistics</w:t>
      </w:r>
      <w:r w:rsidR="004B7DD3">
        <w:rPr>
          <w:rFonts w:ascii="Times New Roman" w:eastAsia="Times New Roman" w:hAnsi="Times New Roman" w:cs="Times New Roman"/>
          <w:sz w:val="20"/>
          <w:szCs w:val="20"/>
        </w:rPr>
        <w:t>.</w:t>
      </w:r>
    </w:p>
    <w:p w14:paraId="43683FB4" w14:textId="77777777" w:rsidR="004425E9" w:rsidRDefault="004425E9">
      <w:pPr>
        <w:contextualSpacing w:val="0"/>
        <w:jc w:val="both"/>
        <w:rPr>
          <w:rFonts w:ascii="Times New Roman" w:eastAsia="Times New Roman" w:hAnsi="Times New Roman" w:cs="Times New Roman"/>
          <w:b/>
          <w:sz w:val="24"/>
          <w:szCs w:val="24"/>
        </w:rPr>
      </w:pPr>
    </w:p>
    <w:p w14:paraId="39524C99" w14:textId="1C2D8EA3"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Results</w:t>
      </w:r>
    </w:p>
    <w:p w14:paraId="255156FC" w14:textId="218A98C3" w:rsidR="002B5B68" w:rsidRPr="00454EF1" w:rsidRDefault="00AA08C8">
      <w:pPr>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Structural connectivity</w:t>
      </w:r>
    </w:p>
    <w:p w14:paraId="3C82CD60" w14:textId="68DCD139"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We began by testing for possible differences in structural connectivity between healthy control and medication-naive ADHD</w:t>
      </w:r>
      <w:r w:rsidR="004B7DD3">
        <w:rPr>
          <w:rFonts w:ascii="Times New Roman" w:eastAsia="Times New Roman" w:hAnsi="Times New Roman" w:cs="Times New Roman"/>
          <w:sz w:val="24"/>
          <w:szCs w:val="24"/>
        </w:rPr>
        <w:t xml:space="preserve"> groups</w:t>
      </w:r>
      <w:r w:rsidRPr="00454EF1">
        <w:rPr>
          <w:rFonts w:ascii="Times New Roman" w:eastAsia="Times New Roman" w:hAnsi="Times New Roman" w:cs="Times New Roman"/>
          <w:sz w:val="24"/>
          <w:szCs w:val="24"/>
        </w:rPr>
        <w:t xml:space="preserve">. </w:t>
      </w:r>
      <w:r w:rsidR="00634BC0" w:rsidRPr="00634BC0">
        <w:rPr>
          <w:rFonts w:ascii="Times New Roman" w:eastAsia="Times New Roman" w:hAnsi="Times New Roman" w:cs="Times New Roman"/>
          <w:sz w:val="24"/>
          <w:szCs w:val="24"/>
        </w:rPr>
        <w:t>Wilcoxon rank-sum tests</w:t>
      </w:r>
      <w:r w:rsidRPr="00634BC0">
        <w:rPr>
          <w:rFonts w:ascii="Times New Roman" w:eastAsia="Times New Roman" w:hAnsi="Times New Roman" w:cs="Times New Roman"/>
          <w:sz w:val="24"/>
          <w:szCs w:val="24"/>
        </w:rPr>
        <w:t xml:space="preserve"> revealed</w:t>
      </w:r>
      <w:r w:rsidRPr="00454EF1">
        <w:rPr>
          <w:rFonts w:ascii="Times New Roman" w:eastAsia="Times New Roman" w:hAnsi="Times New Roman" w:cs="Times New Roman"/>
          <w:sz w:val="24"/>
          <w:szCs w:val="24"/>
        </w:rPr>
        <w:t xml:space="preserve"> no difference in weighted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.89,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0.13), or unweighted </w:t>
      </w:r>
      <w:r w:rsidR="004420E4">
        <w:rPr>
          <w:rFonts w:ascii="Times New Roman" w:eastAsia="Times New Roman" w:hAnsi="Times New Roman" w:cs="Times New Roman"/>
          <w:sz w:val="24"/>
          <w:szCs w:val="24"/>
        </w:rPr>
        <w:t>(</w:t>
      </w:r>
      <w:r w:rsidR="004420E4" w:rsidRPr="00454EF1">
        <w:rPr>
          <w:rFonts w:ascii="Times New Roman" w:eastAsia="Times New Roman" w:hAnsi="Times New Roman" w:cs="Times New Roman"/>
          <w:i/>
          <w:sz w:val="24"/>
          <w:szCs w:val="24"/>
        </w:rPr>
        <w:t>p</w:t>
      </w:r>
      <w:r w:rsidR="004420E4" w:rsidRPr="00454EF1">
        <w:rPr>
          <w:rFonts w:ascii="Times New Roman" w:eastAsia="Times New Roman" w:hAnsi="Times New Roman" w:cs="Times New Roman"/>
          <w:sz w:val="24"/>
          <w:szCs w:val="24"/>
        </w:rPr>
        <w:t xml:space="preserve"> = .24, </w:t>
      </w:r>
      <w:r w:rsidR="004420E4" w:rsidRPr="00454EF1">
        <w:rPr>
          <w:rFonts w:ascii="Times New Roman" w:eastAsia="Times New Roman" w:hAnsi="Times New Roman" w:cs="Times New Roman"/>
          <w:i/>
          <w:sz w:val="24"/>
          <w:szCs w:val="24"/>
        </w:rPr>
        <w:t>z</w:t>
      </w:r>
      <w:r w:rsidR="004420E4" w:rsidRPr="00454EF1">
        <w:rPr>
          <w:rFonts w:ascii="Times New Roman" w:eastAsia="Times New Roman" w:hAnsi="Times New Roman" w:cs="Times New Roman"/>
          <w:sz w:val="24"/>
          <w:szCs w:val="24"/>
        </w:rPr>
        <w:t xml:space="preserve"> = -1.19</w:t>
      </w:r>
      <w:r w:rsidR="004420E4">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summed degree across groups. Likewise, whole-brain </w:t>
      </w:r>
      <w:r w:rsidR="009A149F" w:rsidRPr="00454EF1">
        <w:rPr>
          <w:rFonts w:ascii="Times New Roman" w:eastAsia="Times New Roman" w:hAnsi="Times New Roman" w:cs="Times New Roman"/>
          <w:sz w:val="24"/>
          <w:szCs w:val="24"/>
        </w:rPr>
        <w:t>network-based</w:t>
      </w:r>
      <w:r w:rsidRPr="00454EF1">
        <w:rPr>
          <w:rFonts w:ascii="Times New Roman" w:eastAsia="Times New Roman" w:hAnsi="Times New Roman" w:cs="Times New Roman"/>
          <w:sz w:val="24"/>
          <w:szCs w:val="24"/>
        </w:rPr>
        <w:t xml:space="preserve"> statistic comparing ADHD and healthy control groups revealed no significant differences.</w:t>
      </w:r>
    </w:p>
    <w:p w14:paraId="5AEDF255" w14:textId="77777777" w:rsidR="002B5B68" w:rsidRPr="00454EF1" w:rsidRDefault="002B5B68">
      <w:pPr>
        <w:contextualSpacing w:val="0"/>
        <w:jc w:val="both"/>
        <w:rPr>
          <w:rFonts w:ascii="Times New Roman" w:eastAsia="Times New Roman" w:hAnsi="Times New Roman" w:cs="Times New Roman"/>
          <w:b/>
          <w:sz w:val="24"/>
          <w:szCs w:val="24"/>
        </w:rPr>
      </w:pPr>
    </w:p>
    <w:p w14:paraId="75768596" w14:textId="4C1CBDC2"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Next</w:t>
      </w:r>
      <w:r w:rsidR="00C86D4C">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we sought to investigate potential differences in </w:t>
      </w:r>
      <w:r w:rsidRPr="00454EF1">
        <w:rPr>
          <w:rFonts w:ascii="Times New Roman" w:eastAsia="Times New Roman" w:hAnsi="Times New Roman" w:cs="Times New Roman"/>
          <w:i/>
          <w:sz w:val="24"/>
          <w:szCs w:val="24"/>
        </w:rPr>
        <w:t>classes</w:t>
      </w:r>
      <w:r w:rsidRPr="00454EF1">
        <w:rPr>
          <w:rFonts w:ascii="Times New Roman" w:eastAsia="Times New Roman" w:hAnsi="Times New Roman" w:cs="Times New Roman"/>
          <w:sz w:val="24"/>
          <w:szCs w:val="24"/>
        </w:rPr>
        <w:t xml:space="preserve"> of structural connections, namely hubs, feeders, and </w:t>
      </w:r>
      <w:r w:rsidR="003E2D70">
        <w:rPr>
          <w:rFonts w:ascii="Times New Roman" w:eastAsia="Times New Roman" w:hAnsi="Times New Roman" w:cs="Times New Roman"/>
          <w:sz w:val="24"/>
          <w:szCs w:val="24"/>
        </w:rPr>
        <w:t>local</w:t>
      </w:r>
      <w:r w:rsidRPr="00454EF1">
        <w:rPr>
          <w:rFonts w:ascii="Times New Roman" w:eastAsia="Times New Roman" w:hAnsi="Times New Roman" w:cs="Times New Roman"/>
          <w:sz w:val="24"/>
          <w:szCs w:val="24"/>
        </w:rPr>
        <w:t xml:space="preserve"> connections (van den </w:t>
      </w:r>
      <w:proofErr w:type="spellStart"/>
      <w:r w:rsidRPr="00454EF1">
        <w:rPr>
          <w:rFonts w:ascii="Times New Roman" w:eastAsia="Times New Roman" w:hAnsi="Times New Roman" w:cs="Times New Roman"/>
          <w:sz w:val="24"/>
          <w:szCs w:val="24"/>
        </w:rPr>
        <w:t>Heuval</w:t>
      </w:r>
      <w:proofErr w:type="spellEnd"/>
      <w:r w:rsidRPr="00454EF1">
        <w:rPr>
          <w:rFonts w:ascii="Times New Roman" w:eastAsia="Times New Roman" w:hAnsi="Times New Roman" w:cs="Times New Roman"/>
          <w:sz w:val="24"/>
          <w:szCs w:val="24"/>
        </w:rPr>
        <w:t xml:space="preserve"> et al., 2012). </w:t>
      </w:r>
      <w:r w:rsidR="00661A60" w:rsidRPr="00634BC0">
        <w:rPr>
          <w:rFonts w:ascii="Times New Roman" w:eastAsia="Times New Roman" w:hAnsi="Times New Roman" w:cs="Times New Roman"/>
          <w:sz w:val="24"/>
          <w:szCs w:val="24"/>
        </w:rPr>
        <w:t xml:space="preserve">Wilcoxon rank-sum tests </w:t>
      </w:r>
      <w:r w:rsidRPr="00454EF1">
        <w:rPr>
          <w:rFonts w:ascii="Times New Roman" w:eastAsia="Times New Roman" w:hAnsi="Times New Roman" w:cs="Times New Roman"/>
          <w:sz w:val="24"/>
          <w:szCs w:val="24"/>
        </w:rPr>
        <w:t>revealed no significant difference between ADHD and healthy control</w:t>
      </w:r>
      <w:r w:rsidR="00097D86">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when comparing mean connection strength within hub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w:t>
      </w:r>
      <w:commentRangeStart w:id="379"/>
      <w:commentRangeStart w:id="380"/>
      <w:r w:rsidRPr="00454EF1">
        <w:rPr>
          <w:rFonts w:ascii="Times New Roman" w:eastAsia="Times New Roman" w:hAnsi="Times New Roman" w:cs="Times New Roman"/>
          <w:sz w:val="24"/>
          <w:szCs w:val="24"/>
        </w:rPr>
        <w:t xml:space="preserve">.86,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-0.17</w:t>
      </w:r>
      <w:commentRangeEnd w:id="379"/>
      <w:r w:rsidR="00630241">
        <w:rPr>
          <w:rStyle w:val="CommentReference"/>
        </w:rPr>
        <w:commentReference w:id="379"/>
      </w:r>
      <w:commentRangeEnd w:id="380"/>
      <w:r w:rsidR="00661A60">
        <w:rPr>
          <w:rStyle w:val="CommentReference"/>
        </w:rPr>
        <w:commentReference w:id="380"/>
      </w:r>
      <w:r w:rsidRPr="00454EF1">
        <w:rPr>
          <w:rFonts w:ascii="Times New Roman" w:eastAsia="Times New Roman" w:hAnsi="Times New Roman" w:cs="Times New Roman"/>
          <w:sz w:val="24"/>
          <w:szCs w:val="24"/>
        </w:rPr>
        <w:t>), feeder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.77,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-0.29), or </w:t>
      </w:r>
      <w:r w:rsidR="003E2D70">
        <w:rPr>
          <w:rFonts w:ascii="Times New Roman" w:eastAsia="Times New Roman" w:hAnsi="Times New Roman" w:cs="Times New Roman"/>
          <w:sz w:val="24"/>
          <w:szCs w:val="24"/>
        </w:rPr>
        <w:t>local</w:t>
      </w:r>
      <w:r w:rsidRPr="00454EF1">
        <w:rPr>
          <w:rFonts w:ascii="Times New Roman" w:eastAsia="Times New Roman" w:hAnsi="Times New Roman" w:cs="Times New Roman"/>
          <w:sz w:val="24"/>
          <w:szCs w:val="24"/>
        </w:rPr>
        <w:t xml:space="preserve"> connections (</w:t>
      </w:r>
      <w:r w:rsidRPr="00454EF1">
        <w:rPr>
          <w:rFonts w:ascii="Times New Roman" w:eastAsia="Times New Roman" w:hAnsi="Times New Roman" w:cs="Times New Roman"/>
          <w:i/>
          <w:sz w:val="24"/>
          <w:szCs w:val="24"/>
        </w:rPr>
        <w:t>p</w:t>
      </w:r>
      <w:r w:rsidRPr="00454EF1">
        <w:rPr>
          <w:rFonts w:ascii="Times New Roman" w:eastAsia="Times New Roman" w:hAnsi="Times New Roman" w:cs="Times New Roman"/>
          <w:sz w:val="24"/>
          <w:szCs w:val="24"/>
        </w:rPr>
        <w:t xml:space="preserve"> = .23,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1.21). Collectively, these results </w:t>
      </w:r>
      <w:r w:rsidR="005D45E9">
        <w:rPr>
          <w:rFonts w:ascii="Times New Roman" w:eastAsia="Times New Roman" w:hAnsi="Times New Roman" w:cs="Times New Roman"/>
          <w:sz w:val="24"/>
          <w:szCs w:val="24"/>
        </w:rPr>
        <w:t>demonstrated</w:t>
      </w:r>
      <w:r w:rsidR="009A149F">
        <w:rPr>
          <w:rFonts w:ascii="Times New Roman" w:eastAsia="Times New Roman" w:hAnsi="Times New Roman" w:cs="Times New Roman"/>
          <w:sz w:val="24"/>
          <w:szCs w:val="24"/>
        </w:rPr>
        <w:t xml:space="preserve"> comprehensive</w:t>
      </w:r>
      <w:r w:rsidRPr="00454EF1">
        <w:rPr>
          <w:rFonts w:ascii="Times New Roman" w:eastAsia="Times New Roman" w:hAnsi="Times New Roman" w:cs="Times New Roman"/>
          <w:sz w:val="24"/>
          <w:szCs w:val="24"/>
        </w:rPr>
        <w:t xml:space="preserve"> non-significant differences between ADHD and control groups in the</w:t>
      </w:r>
      <w:r w:rsidR="005D45E9">
        <w:rPr>
          <w:rFonts w:ascii="Times New Roman" w:eastAsia="Times New Roman" w:hAnsi="Times New Roman" w:cs="Times New Roman"/>
          <w:sz w:val="24"/>
          <w:szCs w:val="24"/>
        </w:rPr>
        <w:t xml:space="preserve"> structural</w:t>
      </w:r>
      <w:r w:rsidRPr="00454EF1">
        <w:rPr>
          <w:rFonts w:ascii="Times New Roman" w:eastAsia="Times New Roman" w:hAnsi="Times New Roman" w:cs="Times New Roman"/>
          <w:sz w:val="24"/>
          <w:szCs w:val="24"/>
        </w:rPr>
        <w:t xml:space="preserve"> connectome (</w:t>
      </w:r>
      <w:r w:rsidRPr="00454EF1">
        <w:rPr>
          <w:rFonts w:ascii="Times New Roman" w:eastAsia="Times New Roman" w:hAnsi="Times New Roman" w:cs="Times New Roman"/>
          <w:b/>
          <w:sz w:val="24"/>
          <w:szCs w:val="24"/>
        </w:rPr>
        <w:t xml:space="preserve">Figure </w:t>
      </w:r>
      <w:r w:rsidR="00097D86">
        <w:rPr>
          <w:rFonts w:ascii="Times New Roman" w:eastAsia="Times New Roman" w:hAnsi="Times New Roman" w:cs="Times New Roman"/>
          <w:b/>
          <w:sz w:val="24"/>
          <w:szCs w:val="24"/>
        </w:rPr>
        <w:t>2</w:t>
      </w:r>
      <w:r w:rsidRPr="00454EF1">
        <w:rPr>
          <w:rFonts w:ascii="Times New Roman" w:eastAsia="Times New Roman" w:hAnsi="Times New Roman" w:cs="Times New Roman"/>
          <w:sz w:val="24"/>
          <w:szCs w:val="24"/>
        </w:rPr>
        <w:t xml:space="preserve">). </w:t>
      </w:r>
    </w:p>
    <w:p w14:paraId="5EEFBC1C" w14:textId="77777777" w:rsidR="002B5B68" w:rsidRPr="00454EF1" w:rsidRDefault="002B5B68">
      <w:pPr>
        <w:contextualSpacing w:val="0"/>
        <w:jc w:val="both"/>
        <w:rPr>
          <w:rFonts w:ascii="Times New Roman" w:eastAsia="Times New Roman" w:hAnsi="Times New Roman" w:cs="Times New Roman"/>
          <w:sz w:val="24"/>
          <w:szCs w:val="24"/>
        </w:rPr>
      </w:pPr>
    </w:p>
    <w:p w14:paraId="2E105850" w14:textId="56E2A16A" w:rsidR="002B5B68" w:rsidRPr="00454EF1" w:rsidRDefault="002B5B68">
      <w:pPr>
        <w:contextualSpacing w:val="0"/>
        <w:jc w:val="center"/>
        <w:rPr>
          <w:rFonts w:ascii="Times New Roman" w:eastAsia="Times New Roman" w:hAnsi="Times New Roman" w:cs="Times New Roman"/>
          <w:b/>
          <w:sz w:val="24"/>
          <w:szCs w:val="24"/>
        </w:rPr>
      </w:pPr>
    </w:p>
    <w:p w14:paraId="4418BC3F" w14:textId="248F3B50" w:rsidR="002B5B68" w:rsidRPr="00454EF1" w:rsidRDefault="003E2D70">
      <w:pPr>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zh-TW"/>
        </w:rPr>
        <w:lastRenderedPageBreak/>
        <w:drawing>
          <wp:inline distT="0" distB="0" distL="0" distR="0" wp14:anchorId="25E34381" wp14:editId="26150F1B">
            <wp:extent cx="5740400" cy="72286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s-03.png"/>
                    <pic:cNvPicPr/>
                  </pic:nvPicPr>
                  <pic:blipFill rotWithShape="1">
                    <a:blip r:embed="rId50" cstate="print">
                      <a:extLst>
                        <a:ext uri="{28A0092B-C50C-407E-A947-70E740481C1C}">
                          <a14:useLocalDpi xmlns:a14="http://schemas.microsoft.com/office/drawing/2010/main" val="0"/>
                        </a:ext>
                      </a:extLst>
                    </a:blip>
                    <a:srcRect r="22250" b="30732"/>
                    <a:stretch/>
                  </pic:blipFill>
                  <pic:spPr bwMode="auto">
                    <a:xfrm>
                      <a:off x="0" y="0"/>
                      <a:ext cx="5750076" cy="724083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3FA85CC" w14:textId="2FC974D0" w:rsidR="002B5B68" w:rsidRPr="00454EF1" w:rsidRDefault="002B5B68">
      <w:pPr>
        <w:contextualSpacing w:val="0"/>
        <w:jc w:val="center"/>
        <w:rPr>
          <w:rFonts w:ascii="Times New Roman" w:eastAsia="Times New Roman" w:hAnsi="Times New Roman" w:cs="Times New Roman"/>
          <w:b/>
          <w:sz w:val="24"/>
          <w:szCs w:val="24"/>
        </w:rPr>
      </w:pPr>
    </w:p>
    <w:p w14:paraId="3CEB8C78" w14:textId="07948D89" w:rsidR="002B5B68" w:rsidRPr="00F164F9" w:rsidRDefault="00454EF1">
      <w:pPr>
        <w:contextualSpacing w:val="0"/>
        <w:jc w:val="both"/>
        <w:rPr>
          <w:rFonts w:ascii="Times New Roman" w:eastAsia="Times New Roman" w:hAnsi="Times New Roman" w:cs="Times New Roman"/>
          <w:sz w:val="20"/>
          <w:szCs w:val="20"/>
        </w:rPr>
      </w:pPr>
      <w:r w:rsidRPr="00F164F9">
        <w:rPr>
          <w:rFonts w:ascii="Times New Roman" w:eastAsia="Times New Roman" w:hAnsi="Times New Roman" w:cs="Times New Roman"/>
          <w:b/>
          <w:sz w:val="20"/>
          <w:szCs w:val="20"/>
        </w:rPr>
        <w:t xml:space="preserve">Figure </w:t>
      </w:r>
      <w:r w:rsidR="00097D86">
        <w:rPr>
          <w:rFonts w:ascii="Times New Roman" w:eastAsia="Times New Roman" w:hAnsi="Times New Roman" w:cs="Times New Roman"/>
          <w:b/>
          <w:sz w:val="20"/>
          <w:szCs w:val="20"/>
        </w:rPr>
        <w:t>2</w:t>
      </w:r>
      <w:r w:rsidRPr="00F164F9">
        <w:rPr>
          <w:rFonts w:ascii="Times New Roman" w:eastAsia="Times New Roman" w:hAnsi="Times New Roman" w:cs="Times New Roman"/>
          <w:b/>
          <w:sz w:val="20"/>
          <w:szCs w:val="20"/>
        </w:rPr>
        <w:t xml:space="preserve">. </w:t>
      </w:r>
      <w:r w:rsidR="008708E5" w:rsidRPr="00F164F9">
        <w:rPr>
          <w:rFonts w:ascii="Times New Roman" w:eastAsia="Times New Roman" w:hAnsi="Times New Roman" w:cs="Times New Roman"/>
          <w:i/>
          <w:sz w:val="20"/>
          <w:szCs w:val="20"/>
        </w:rPr>
        <w:t xml:space="preserve">Structural </w:t>
      </w:r>
      <w:r w:rsidR="00097D86">
        <w:rPr>
          <w:rFonts w:ascii="Times New Roman" w:eastAsia="Times New Roman" w:hAnsi="Times New Roman" w:cs="Times New Roman"/>
          <w:i/>
          <w:sz w:val="20"/>
          <w:szCs w:val="20"/>
        </w:rPr>
        <w:t>h</w:t>
      </w:r>
      <w:r w:rsidR="008708E5" w:rsidRPr="00F164F9">
        <w:rPr>
          <w:rFonts w:ascii="Times New Roman" w:eastAsia="Times New Roman" w:hAnsi="Times New Roman" w:cs="Times New Roman"/>
          <w:i/>
          <w:sz w:val="20"/>
          <w:szCs w:val="20"/>
        </w:rPr>
        <w:t xml:space="preserve">ub topology in </w:t>
      </w:r>
      <w:r w:rsidR="00097D86">
        <w:rPr>
          <w:rFonts w:ascii="Times New Roman" w:eastAsia="Times New Roman" w:hAnsi="Times New Roman" w:cs="Times New Roman"/>
          <w:i/>
          <w:sz w:val="20"/>
          <w:szCs w:val="20"/>
        </w:rPr>
        <w:t xml:space="preserve">adult </w:t>
      </w:r>
      <w:r w:rsidR="008708E5" w:rsidRPr="00F164F9">
        <w:rPr>
          <w:rFonts w:ascii="Times New Roman" w:eastAsia="Times New Roman" w:hAnsi="Times New Roman" w:cs="Times New Roman"/>
          <w:i/>
          <w:sz w:val="20"/>
          <w:szCs w:val="20"/>
        </w:rPr>
        <w:t xml:space="preserve">ADHD and healthy </w:t>
      </w:r>
      <w:r w:rsidR="009F396B">
        <w:rPr>
          <w:rFonts w:ascii="Times New Roman" w:eastAsia="Times New Roman" w:hAnsi="Times New Roman" w:cs="Times New Roman"/>
          <w:i/>
          <w:sz w:val="20"/>
          <w:szCs w:val="20"/>
        </w:rPr>
        <w:t xml:space="preserve">matched </w:t>
      </w:r>
      <w:r w:rsidR="008708E5" w:rsidRPr="00F164F9">
        <w:rPr>
          <w:rFonts w:ascii="Times New Roman" w:eastAsia="Times New Roman" w:hAnsi="Times New Roman" w:cs="Times New Roman"/>
          <w:i/>
          <w:sz w:val="20"/>
          <w:szCs w:val="20"/>
        </w:rPr>
        <w:t>controls.</w:t>
      </w:r>
      <w:r w:rsidR="008708E5" w:rsidRPr="00F164F9">
        <w:rPr>
          <w:rFonts w:ascii="Times New Roman" w:eastAsia="Times New Roman" w:hAnsi="Times New Roman" w:cs="Times New Roman"/>
          <w:b/>
          <w:sz w:val="20"/>
          <w:szCs w:val="20"/>
        </w:rPr>
        <w:t xml:space="preserve"> </w:t>
      </w:r>
      <w:commentRangeStart w:id="381"/>
      <w:commentRangeStart w:id="382"/>
      <w:r w:rsidR="008708E5" w:rsidRPr="00F164F9">
        <w:rPr>
          <w:rFonts w:ascii="Times New Roman" w:eastAsia="Times New Roman" w:hAnsi="Times New Roman" w:cs="Times New Roman"/>
          <w:b/>
          <w:sz w:val="20"/>
          <w:szCs w:val="20"/>
        </w:rPr>
        <w:t xml:space="preserve">A. </w:t>
      </w:r>
      <w:commentRangeEnd w:id="381"/>
      <w:r w:rsidR="00333EB7">
        <w:rPr>
          <w:rStyle w:val="CommentReference"/>
        </w:rPr>
        <w:commentReference w:id="381"/>
      </w:r>
      <w:commentRangeEnd w:id="382"/>
      <w:r w:rsidR="003044D3">
        <w:rPr>
          <w:rStyle w:val="CommentReference"/>
        </w:rPr>
        <w:commentReference w:id="382"/>
      </w:r>
      <w:r w:rsidR="008708E5" w:rsidRPr="00F164F9">
        <w:rPr>
          <w:rFonts w:ascii="Times New Roman" w:eastAsia="Times New Roman" w:hAnsi="Times New Roman" w:cs="Times New Roman"/>
          <w:sz w:val="20"/>
          <w:szCs w:val="20"/>
        </w:rPr>
        <w:t>Brain rendering of group average hub (red) and periphery (black) nodes.</w:t>
      </w:r>
      <w:r w:rsidR="008708E5" w:rsidRPr="00F164F9">
        <w:rPr>
          <w:rFonts w:ascii="Times New Roman" w:eastAsia="Times New Roman" w:hAnsi="Times New Roman" w:cs="Times New Roman"/>
          <w:b/>
          <w:sz w:val="20"/>
          <w:szCs w:val="20"/>
        </w:rPr>
        <w:t xml:space="preserve"> B. </w:t>
      </w:r>
      <w:r w:rsidR="008708E5" w:rsidRPr="00F164F9">
        <w:rPr>
          <w:rFonts w:ascii="Times New Roman" w:eastAsia="Times New Roman" w:hAnsi="Times New Roman" w:cs="Times New Roman"/>
          <w:sz w:val="20"/>
          <w:szCs w:val="20"/>
        </w:rPr>
        <w:t xml:space="preserve">Individual-level representation of hub </w:t>
      </w:r>
      <w:r w:rsidR="00F95F59">
        <w:rPr>
          <w:rFonts w:ascii="Times New Roman" w:eastAsia="Times New Roman" w:hAnsi="Times New Roman" w:cs="Times New Roman"/>
          <w:sz w:val="20"/>
          <w:szCs w:val="20"/>
        </w:rPr>
        <w:t xml:space="preserve">regions </w:t>
      </w:r>
      <w:r w:rsidR="00F92523">
        <w:rPr>
          <w:rFonts w:ascii="Times New Roman" w:eastAsia="Times New Roman" w:hAnsi="Times New Roman" w:cs="Times New Roman"/>
          <w:sz w:val="20"/>
          <w:szCs w:val="20"/>
        </w:rPr>
        <w:t xml:space="preserve">in canonical resting-state brain </w:t>
      </w:r>
      <w:r w:rsidR="00661A60">
        <w:rPr>
          <w:rFonts w:ascii="Times New Roman" w:eastAsia="Times New Roman" w:hAnsi="Times New Roman" w:cs="Times New Roman"/>
          <w:sz w:val="20"/>
          <w:szCs w:val="20"/>
        </w:rPr>
        <w:t xml:space="preserve">networks. </w:t>
      </w:r>
      <w:r w:rsidR="00F92523">
        <w:rPr>
          <w:rFonts w:ascii="Times New Roman" w:eastAsia="Times New Roman" w:hAnsi="Times New Roman" w:cs="Times New Roman"/>
          <w:sz w:val="20"/>
          <w:szCs w:val="20"/>
        </w:rPr>
        <w:t>D</w:t>
      </w:r>
      <w:r w:rsidR="008708E5" w:rsidRPr="00F164F9">
        <w:rPr>
          <w:rFonts w:ascii="Times New Roman" w:eastAsia="Times New Roman" w:hAnsi="Times New Roman" w:cs="Times New Roman"/>
          <w:sz w:val="20"/>
          <w:szCs w:val="20"/>
        </w:rPr>
        <w:t xml:space="preserve">arker lines indicate more consistency </w:t>
      </w:r>
      <w:r w:rsidR="00A54A06" w:rsidRPr="00F164F9">
        <w:rPr>
          <w:rFonts w:ascii="Times New Roman" w:eastAsia="Times New Roman" w:hAnsi="Times New Roman" w:cs="Times New Roman"/>
          <w:sz w:val="20"/>
          <w:szCs w:val="20"/>
        </w:rPr>
        <w:t xml:space="preserve">within </w:t>
      </w:r>
      <w:r w:rsidR="008708E5" w:rsidRPr="00F164F9">
        <w:rPr>
          <w:rFonts w:ascii="Times New Roman" w:eastAsia="Times New Roman" w:hAnsi="Times New Roman" w:cs="Times New Roman"/>
          <w:sz w:val="20"/>
          <w:szCs w:val="20"/>
        </w:rPr>
        <w:t>each group</w:t>
      </w:r>
      <w:r w:rsidR="00A54A06" w:rsidRPr="00F164F9">
        <w:rPr>
          <w:rFonts w:ascii="Times New Roman" w:eastAsia="Times New Roman" w:hAnsi="Times New Roman" w:cs="Times New Roman"/>
          <w:sz w:val="20"/>
          <w:szCs w:val="20"/>
        </w:rPr>
        <w:t xml:space="preserve"> (i.e., dark red represents every individual had a hub node</w:t>
      </w:r>
      <w:r w:rsidR="00F164F9" w:rsidRPr="00F164F9">
        <w:rPr>
          <w:rFonts w:ascii="Times New Roman" w:eastAsia="Times New Roman" w:hAnsi="Times New Roman" w:cs="Times New Roman"/>
          <w:sz w:val="20"/>
          <w:szCs w:val="20"/>
        </w:rPr>
        <w:t xml:space="preserve"> within the ADHD or Control group</w:t>
      </w:r>
      <w:r w:rsidR="00A54A06" w:rsidRPr="00F164F9">
        <w:rPr>
          <w:rFonts w:ascii="Times New Roman" w:eastAsia="Times New Roman" w:hAnsi="Times New Roman" w:cs="Times New Roman"/>
          <w:sz w:val="20"/>
          <w:szCs w:val="20"/>
        </w:rPr>
        <w:t>)</w:t>
      </w:r>
      <w:r w:rsidR="008708E5" w:rsidRPr="00F164F9">
        <w:rPr>
          <w:rFonts w:ascii="Times New Roman" w:eastAsia="Times New Roman" w:hAnsi="Times New Roman" w:cs="Times New Roman"/>
          <w:sz w:val="20"/>
          <w:szCs w:val="20"/>
        </w:rPr>
        <w:t>.</w:t>
      </w:r>
      <w:r w:rsidR="00A54A06" w:rsidRPr="00F164F9">
        <w:rPr>
          <w:rFonts w:ascii="Times New Roman" w:eastAsia="Times New Roman" w:hAnsi="Times New Roman" w:cs="Times New Roman"/>
          <w:sz w:val="20"/>
          <w:szCs w:val="20"/>
        </w:rPr>
        <w:t xml:space="preserve"> </w:t>
      </w:r>
      <w:r w:rsidR="00F95F59">
        <w:rPr>
          <w:rFonts w:ascii="Times New Roman" w:eastAsia="Times New Roman" w:hAnsi="Times New Roman" w:cs="Times New Roman"/>
          <w:sz w:val="20"/>
          <w:szCs w:val="20"/>
        </w:rPr>
        <w:t xml:space="preserve">Overall, this plot </w:t>
      </w:r>
      <w:r w:rsidR="005070DE">
        <w:rPr>
          <w:rFonts w:ascii="Times New Roman" w:eastAsia="Times New Roman" w:hAnsi="Times New Roman" w:cs="Times New Roman"/>
          <w:sz w:val="20"/>
          <w:szCs w:val="20"/>
        </w:rPr>
        <w:t>highlights</w:t>
      </w:r>
      <w:r w:rsidR="00F95F59">
        <w:rPr>
          <w:rFonts w:ascii="Times New Roman" w:eastAsia="Times New Roman" w:hAnsi="Times New Roman" w:cs="Times New Roman"/>
          <w:sz w:val="20"/>
          <w:szCs w:val="20"/>
        </w:rPr>
        <w:t xml:space="preserve"> the </w:t>
      </w:r>
      <w:r w:rsidR="001F6C65">
        <w:rPr>
          <w:rFonts w:ascii="Times New Roman" w:eastAsia="Times New Roman" w:hAnsi="Times New Roman" w:cs="Times New Roman"/>
          <w:sz w:val="20"/>
          <w:szCs w:val="20"/>
        </w:rPr>
        <w:t xml:space="preserve">consistency in detecting </w:t>
      </w:r>
      <w:r w:rsidR="00F95F59">
        <w:rPr>
          <w:rFonts w:ascii="Times New Roman" w:eastAsia="Times New Roman" w:hAnsi="Times New Roman" w:cs="Times New Roman"/>
          <w:sz w:val="20"/>
          <w:szCs w:val="20"/>
        </w:rPr>
        <w:t>hub</w:t>
      </w:r>
      <w:r w:rsidR="001F6C65">
        <w:rPr>
          <w:rFonts w:ascii="Times New Roman" w:eastAsia="Times New Roman" w:hAnsi="Times New Roman" w:cs="Times New Roman"/>
          <w:sz w:val="20"/>
          <w:szCs w:val="20"/>
        </w:rPr>
        <w:t xml:space="preserve"> regions at the level of single subjects between groups. </w:t>
      </w:r>
      <w:r w:rsidR="00A54A06" w:rsidRPr="00F164F9">
        <w:rPr>
          <w:rFonts w:ascii="Times New Roman" w:eastAsia="Times New Roman" w:hAnsi="Times New Roman" w:cs="Times New Roman"/>
          <w:b/>
          <w:sz w:val="20"/>
          <w:szCs w:val="20"/>
        </w:rPr>
        <w:t xml:space="preserve">C. </w:t>
      </w:r>
      <w:r w:rsidR="00A54A06" w:rsidRPr="00F164F9">
        <w:rPr>
          <w:rFonts w:ascii="Times New Roman" w:eastAsia="Times New Roman" w:hAnsi="Times New Roman" w:cs="Times New Roman"/>
          <w:sz w:val="20"/>
          <w:szCs w:val="20"/>
        </w:rPr>
        <w:t xml:space="preserve">Distributions of the </w:t>
      </w:r>
      <w:r w:rsidR="00F164F9" w:rsidRPr="00F164F9">
        <w:rPr>
          <w:rFonts w:ascii="Times New Roman" w:eastAsia="Times New Roman" w:hAnsi="Times New Roman" w:cs="Times New Roman"/>
          <w:sz w:val="20"/>
          <w:szCs w:val="20"/>
        </w:rPr>
        <w:t>average</w:t>
      </w:r>
      <w:r w:rsidR="00A54A06" w:rsidRPr="00F164F9">
        <w:rPr>
          <w:rFonts w:ascii="Times New Roman" w:eastAsia="Times New Roman" w:hAnsi="Times New Roman" w:cs="Times New Roman"/>
          <w:sz w:val="20"/>
          <w:szCs w:val="20"/>
        </w:rPr>
        <w:t xml:space="preserve"> strength of hub, feeder and </w:t>
      </w:r>
      <w:r w:rsidR="003E2D70">
        <w:rPr>
          <w:rFonts w:ascii="Times New Roman" w:eastAsia="Times New Roman" w:hAnsi="Times New Roman" w:cs="Times New Roman"/>
          <w:sz w:val="20"/>
          <w:szCs w:val="20"/>
        </w:rPr>
        <w:t>local connections</w:t>
      </w:r>
      <w:r w:rsidR="00A54A06" w:rsidRPr="00F164F9">
        <w:rPr>
          <w:rFonts w:ascii="Times New Roman" w:eastAsia="Times New Roman" w:hAnsi="Times New Roman" w:cs="Times New Roman"/>
          <w:sz w:val="20"/>
          <w:szCs w:val="20"/>
        </w:rPr>
        <w:t xml:space="preserve"> visualized with ‘raincloud’ plots </w:t>
      </w:r>
      <w:r w:rsidR="008708E5" w:rsidRPr="00F164F9">
        <w:rPr>
          <w:rFonts w:ascii="Times New Roman" w:eastAsia="Times New Roman" w:hAnsi="Times New Roman" w:cs="Times New Roman"/>
          <w:sz w:val="20"/>
          <w:szCs w:val="20"/>
        </w:rPr>
        <w:fldChar w:fldCharType="begin"/>
      </w:r>
      <w:r w:rsidR="008708E5" w:rsidRPr="00F164F9">
        <w:rPr>
          <w:rFonts w:ascii="Times New Roman" w:eastAsia="Times New Roman" w:hAnsi="Times New Roman" w:cs="Times New Roman"/>
          <w:sz w:val="20"/>
          <w:szCs w:val="20"/>
        </w:rPr>
        <w:instrText xml:space="preserve"> ADDIN ZOTERO_ITEM CSL_CITATION {"citationID":"OBoFJG4y","properties":{"formattedCitation":"(Allen et al., 2018)","plainCitation":"(Allen et al., 2018)","noteIndex":0},"citationItems":[{"id":262,"uris":["http://zotero.org/users/1676650/items/87SJU3JD"],"uri":["http://zotero.org/users/1676650/items/87SJU3JD"],"itemData":{"id":262,"type":"report","title":"Raincloud plots: a multi-platform tool for robust data visualization","publisher":"PeerJ Inc.","source":"peerj.com","abstract":"Across scientific disciplines, there is a rapidly growing recognition of the need for more statistically robust, transparent approaches to data visualization. Complimentary to this, many scientists have realized the need for plotting tools that accurately and transparently convey key aspects of statistical effects and raw data with minimal distortion. Previously common approaches, such as plotting conditional mean or median barplots together with error-bars have been criticized for distorting effect size, hiding underlying patterns in the raw data, and obscuring the assumptions upon which the most commonly used statistical tests are based. Here we describe a data visualization approach which overcomes these issues, providing maximal statistical information while preserving the desired ‘inference at a glance’ nature of barplots and other similar visualization devices. These “raincloud plots” can visualize raw data, probability density, and key summary statistics such as median, mean, and relevant confidence intervals in an appealing and flexible format with minimal redundancy. In this tutorial paper we provide basic demonstrations of the strength of raincloud plots and similar approaches, outline potential modifications for their optimal use, and provide open-source code for their streamlined implementation in R, Python and Matlab ( https://github.com/RainCloudPlots/RainCloudPlots ). Readers can investigate the R and Python tutorials interactively in the browser using Binder by Project Jupyter.","URL":"https://peerj.com/preprints/27137","note":"DOI: 10.7287/peerj.preprints.27137v1","number":"e27137v1","shortTitle":"Raincloud plots","language":"en","author":[{"family":"Allen","given":"Micah"},{"family":"Poggiali","given":"Davide"},{"family":"Whitaker","given":"Kirstie"},{"family":"Marshall","given":"Tom R."},{"family":"Kievit","given":"Rogier"}],"issued":{"date-parts":[["2018",8,23]]},"accessed":{"date-parts":[["2018",12,8]]}}}],"schema":"https://github.com/citation-style-language/schema/raw/master/csl-citation.json"} </w:instrText>
      </w:r>
      <w:r w:rsidR="008708E5" w:rsidRPr="00F164F9">
        <w:rPr>
          <w:rFonts w:ascii="Times New Roman" w:eastAsia="Times New Roman" w:hAnsi="Times New Roman" w:cs="Times New Roman"/>
          <w:sz w:val="20"/>
          <w:szCs w:val="20"/>
        </w:rPr>
        <w:fldChar w:fldCharType="separate"/>
      </w:r>
      <w:r w:rsidR="008708E5" w:rsidRPr="00F164F9">
        <w:rPr>
          <w:rFonts w:ascii="Times New Roman" w:eastAsia="Times New Roman" w:hAnsi="Times New Roman" w:cs="Times New Roman"/>
          <w:noProof/>
          <w:sz w:val="20"/>
          <w:szCs w:val="20"/>
        </w:rPr>
        <w:t>(Allen et al., 2018)</w:t>
      </w:r>
      <w:r w:rsidR="008708E5" w:rsidRPr="00F164F9">
        <w:rPr>
          <w:rFonts w:ascii="Times New Roman" w:eastAsia="Times New Roman" w:hAnsi="Times New Roman" w:cs="Times New Roman"/>
          <w:sz w:val="20"/>
          <w:szCs w:val="20"/>
        </w:rPr>
        <w:fldChar w:fldCharType="end"/>
      </w:r>
      <w:r w:rsidR="00A54A06" w:rsidRPr="00F164F9">
        <w:rPr>
          <w:rFonts w:ascii="Times New Roman" w:eastAsia="Times New Roman" w:hAnsi="Times New Roman" w:cs="Times New Roman"/>
          <w:sz w:val="20"/>
          <w:szCs w:val="20"/>
        </w:rPr>
        <w:t xml:space="preserve">. </w:t>
      </w:r>
      <w:r w:rsidR="005070DE">
        <w:rPr>
          <w:rFonts w:ascii="Times New Roman" w:eastAsia="Times New Roman" w:hAnsi="Times New Roman" w:cs="Times New Roman"/>
          <w:sz w:val="20"/>
          <w:szCs w:val="20"/>
        </w:rPr>
        <w:t xml:space="preserve">All three results strongly </w:t>
      </w:r>
      <w:r w:rsidR="003044D3">
        <w:rPr>
          <w:rFonts w:ascii="Times New Roman" w:eastAsia="Times New Roman" w:hAnsi="Times New Roman" w:cs="Times New Roman"/>
          <w:sz w:val="20"/>
          <w:szCs w:val="20"/>
        </w:rPr>
        <w:t>suggest</w:t>
      </w:r>
      <w:r w:rsidR="005070DE">
        <w:rPr>
          <w:rFonts w:ascii="Times New Roman" w:eastAsia="Times New Roman" w:hAnsi="Times New Roman" w:cs="Times New Roman"/>
          <w:sz w:val="20"/>
          <w:szCs w:val="20"/>
        </w:rPr>
        <w:t xml:space="preserve"> that there are minimal differences in structural hubs between the two groups regarding both spatial distribution </w:t>
      </w:r>
      <w:r w:rsidR="003044D3">
        <w:rPr>
          <w:rFonts w:ascii="Times New Roman" w:eastAsia="Times New Roman" w:hAnsi="Times New Roman" w:cs="Times New Roman"/>
          <w:sz w:val="20"/>
          <w:szCs w:val="20"/>
        </w:rPr>
        <w:t>and connection strength.</w:t>
      </w:r>
      <w:r w:rsidR="005070DE">
        <w:rPr>
          <w:rFonts w:ascii="Times New Roman" w:eastAsia="Times New Roman" w:hAnsi="Times New Roman" w:cs="Times New Roman"/>
          <w:sz w:val="20"/>
          <w:szCs w:val="20"/>
        </w:rPr>
        <w:t xml:space="preserve"> </w:t>
      </w:r>
      <w:r w:rsidR="00634551">
        <w:rPr>
          <w:rFonts w:ascii="Times New Roman" w:eastAsia="Times New Roman" w:hAnsi="Times New Roman" w:cs="Times New Roman"/>
          <w:sz w:val="20"/>
          <w:szCs w:val="20"/>
        </w:rPr>
        <w:t xml:space="preserve">Healthy controls are shown in grey and the ADHD group is shown in orange. </w:t>
      </w:r>
      <w:r w:rsidR="00A54A06" w:rsidRPr="00F164F9">
        <w:rPr>
          <w:rFonts w:ascii="Times New Roman" w:eastAsia="Times New Roman" w:hAnsi="Times New Roman" w:cs="Times New Roman"/>
          <w:sz w:val="20"/>
          <w:szCs w:val="20"/>
        </w:rPr>
        <w:lastRenderedPageBreak/>
        <w:t xml:space="preserve">There were no </w:t>
      </w:r>
      <w:proofErr w:type="gramStart"/>
      <w:r w:rsidR="001F27AA">
        <w:rPr>
          <w:rFonts w:ascii="Times New Roman" w:eastAsia="Times New Roman" w:hAnsi="Times New Roman" w:cs="Times New Roman"/>
          <w:sz w:val="20"/>
          <w:szCs w:val="20"/>
        </w:rPr>
        <w:t>statistical</w:t>
      </w:r>
      <w:proofErr w:type="gramEnd"/>
      <w:r w:rsidR="001F27AA">
        <w:rPr>
          <w:rFonts w:ascii="Times New Roman" w:eastAsia="Times New Roman" w:hAnsi="Times New Roman" w:cs="Times New Roman"/>
          <w:sz w:val="20"/>
          <w:szCs w:val="20"/>
        </w:rPr>
        <w:t xml:space="preserve"> </w:t>
      </w:r>
      <w:r w:rsidR="00A54A06" w:rsidRPr="00F164F9">
        <w:rPr>
          <w:rFonts w:ascii="Times New Roman" w:eastAsia="Times New Roman" w:hAnsi="Times New Roman" w:cs="Times New Roman"/>
          <w:sz w:val="20"/>
          <w:szCs w:val="20"/>
        </w:rPr>
        <w:t xml:space="preserve">significant differences </w:t>
      </w:r>
      <w:r w:rsidR="001F27AA">
        <w:rPr>
          <w:rFonts w:ascii="Times New Roman" w:eastAsia="Times New Roman" w:hAnsi="Times New Roman" w:cs="Times New Roman"/>
          <w:sz w:val="20"/>
          <w:szCs w:val="20"/>
        </w:rPr>
        <w:t xml:space="preserve">at </w:t>
      </w:r>
      <w:r w:rsidR="001F27AA" w:rsidRPr="005070DE">
        <w:rPr>
          <w:rFonts w:ascii="Times New Roman" w:eastAsia="Times New Roman" w:hAnsi="Times New Roman" w:cs="Times New Roman"/>
          <w:i/>
          <w:sz w:val="20"/>
          <w:szCs w:val="20"/>
        </w:rPr>
        <w:t>p</w:t>
      </w:r>
      <w:r w:rsidR="005070DE">
        <w:rPr>
          <w:rFonts w:ascii="Times New Roman" w:eastAsia="Times New Roman" w:hAnsi="Times New Roman" w:cs="Times New Roman"/>
          <w:i/>
          <w:sz w:val="20"/>
          <w:szCs w:val="20"/>
        </w:rPr>
        <w:t xml:space="preserve"> </w:t>
      </w:r>
      <w:r w:rsidR="001F27AA">
        <w:rPr>
          <w:rFonts w:ascii="Times New Roman" w:eastAsia="Times New Roman" w:hAnsi="Times New Roman" w:cs="Times New Roman"/>
          <w:sz w:val="20"/>
          <w:szCs w:val="20"/>
        </w:rPr>
        <w:t>&lt;</w:t>
      </w:r>
      <w:r w:rsidR="005070DE">
        <w:rPr>
          <w:rFonts w:ascii="Times New Roman" w:eastAsia="Times New Roman" w:hAnsi="Times New Roman" w:cs="Times New Roman"/>
          <w:sz w:val="20"/>
          <w:szCs w:val="20"/>
        </w:rPr>
        <w:t xml:space="preserve"> </w:t>
      </w:r>
      <w:r w:rsidR="001F27AA">
        <w:rPr>
          <w:rFonts w:ascii="Times New Roman" w:eastAsia="Times New Roman" w:hAnsi="Times New Roman" w:cs="Times New Roman"/>
          <w:sz w:val="20"/>
          <w:szCs w:val="20"/>
        </w:rPr>
        <w:t>.05</w:t>
      </w:r>
      <w:r w:rsidR="00A54A06" w:rsidRPr="00F164F9">
        <w:rPr>
          <w:rFonts w:ascii="Times New Roman" w:eastAsia="Times New Roman" w:hAnsi="Times New Roman" w:cs="Times New Roman"/>
          <w:sz w:val="20"/>
          <w:szCs w:val="20"/>
        </w:rPr>
        <w:t>.</w:t>
      </w:r>
      <w:r w:rsidR="00052E43">
        <w:rPr>
          <w:rFonts w:ascii="Times New Roman" w:eastAsia="Times New Roman" w:hAnsi="Times New Roman" w:cs="Times New Roman"/>
          <w:sz w:val="20"/>
          <w:szCs w:val="20"/>
        </w:rPr>
        <w:t xml:space="preserve"> Abbreviation: Vis=visual; </w:t>
      </w:r>
      <w:proofErr w:type="spellStart"/>
      <w:r w:rsidR="00052E43">
        <w:rPr>
          <w:rFonts w:ascii="Times New Roman" w:eastAsia="Times New Roman" w:hAnsi="Times New Roman" w:cs="Times New Roman"/>
          <w:sz w:val="20"/>
          <w:szCs w:val="20"/>
        </w:rPr>
        <w:t>SomMat</w:t>
      </w:r>
      <w:proofErr w:type="spellEnd"/>
      <w:r w:rsidR="00052E43">
        <w:rPr>
          <w:rFonts w:ascii="Times New Roman" w:eastAsia="Times New Roman" w:hAnsi="Times New Roman" w:cs="Times New Roman"/>
          <w:sz w:val="20"/>
          <w:szCs w:val="20"/>
        </w:rPr>
        <w:t>=</w:t>
      </w:r>
      <w:proofErr w:type="spellStart"/>
      <w:r w:rsidR="00052E43">
        <w:rPr>
          <w:rFonts w:ascii="Times New Roman" w:eastAsia="Times New Roman" w:hAnsi="Times New Roman" w:cs="Times New Roman"/>
          <w:sz w:val="20"/>
          <w:szCs w:val="20"/>
        </w:rPr>
        <w:t>sensorisomatomotor</w:t>
      </w:r>
      <w:proofErr w:type="spellEnd"/>
      <w:r w:rsidR="00052E43">
        <w:rPr>
          <w:rFonts w:ascii="Times New Roman" w:eastAsia="Times New Roman" w:hAnsi="Times New Roman" w:cs="Times New Roman"/>
          <w:sz w:val="20"/>
          <w:szCs w:val="20"/>
        </w:rPr>
        <w:t xml:space="preserve">; </w:t>
      </w:r>
      <w:proofErr w:type="spellStart"/>
      <w:r w:rsidR="00052E43">
        <w:rPr>
          <w:rFonts w:ascii="Times New Roman" w:eastAsia="Times New Roman" w:hAnsi="Times New Roman" w:cs="Times New Roman"/>
          <w:sz w:val="20"/>
          <w:szCs w:val="20"/>
        </w:rPr>
        <w:t>DorstAttn</w:t>
      </w:r>
      <w:proofErr w:type="spellEnd"/>
      <w:r w:rsidR="00052E43">
        <w:rPr>
          <w:rFonts w:ascii="Times New Roman" w:eastAsia="Times New Roman" w:hAnsi="Times New Roman" w:cs="Times New Roman"/>
          <w:sz w:val="20"/>
          <w:szCs w:val="20"/>
        </w:rPr>
        <w:t xml:space="preserve">=dorsal attention; </w:t>
      </w:r>
      <w:proofErr w:type="spellStart"/>
      <w:r w:rsidR="00052E43">
        <w:rPr>
          <w:rFonts w:ascii="Times New Roman" w:eastAsia="Times New Roman" w:hAnsi="Times New Roman" w:cs="Times New Roman"/>
          <w:sz w:val="20"/>
          <w:szCs w:val="20"/>
        </w:rPr>
        <w:t>VentAttn</w:t>
      </w:r>
      <w:proofErr w:type="spellEnd"/>
      <w:r w:rsidR="00052E43">
        <w:rPr>
          <w:rFonts w:ascii="Times New Roman" w:eastAsia="Times New Roman" w:hAnsi="Times New Roman" w:cs="Times New Roman"/>
          <w:sz w:val="20"/>
          <w:szCs w:val="20"/>
        </w:rPr>
        <w:t xml:space="preserve">=salience/ventral attention; </w:t>
      </w:r>
      <w:r w:rsidR="00544ABB">
        <w:rPr>
          <w:rFonts w:ascii="Times New Roman" w:eastAsia="Times New Roman" w:hAnsi="Times New Roman" w:cs="Times New Roman"/>
          <w:sz w:val="20"/>
          <w:szCs w:val="20"/>
        </w:rPr>
        <w:t xml:space="preserve">Limbic=affective; Control=frontoparietal; Default=default-mode; </w:t>
      </w:r>
      <w:proofErr w:type="spellStart"/>
      <w:r w:rsidR="00544ABB">
        <w:rPr>
          <w:rFonts w:ascii="Times New Roman" w:eastAsia="Times New Roman" w:hAnsi="Times New Roman" w:cs="Times New Roman"/>
          <w:sz w:val="20"/>
          <w:szCs w:val="20"/>
        </w:rPr>
        <w:t>Misc</w:t>
      </w:r>
      <w:proofErr w:type="spellEnd"/>
      <w:r w:rsidR="00544ABB">
        <w:rPr>
          <w:rFonts w:ascii="Times New Roman" w:eastAsia="Times New Roman" w:hAnsi="Times New Roman" w:cs="Times New Roman"/>
          <w:sz w:val="20"/>
          <w:szCs w:val="20"/>
        </w:rPr>
        <w:t>=miscellaneous (subcortical).</w:t>
      </w:r>
    </w:p>
    <w:p w14:paraId="3378BBA0" w14:textId="77777777" w:rsidR="002B5B68" w:rsidRPr="00454EF1" w:rsidRDefault="002B5B68">
      <w:pPr>
        <w:contextualSpacing w:val="0"/>
        <w:jc w:val="both"/>
        <w:rPr>
          <w:rFonts w:ascii="Times New Roman" w:eastAsia="Times New Roman" w:hAnsi="Times New Roman" w:cs="Times New Roman"/>
          <w:sz w:val="24"/>
          <w:szCs w:val="24"/>
        </w:rPr>
      </w:pPr>
    </w:p>
    <w:p w14:paraId="39C2AF69" w14:textId="31846335" w:rsidR="002B5B68" w:rsidRPr="00454EF1" w:rsidRDefault="00AC3ACF">
      <w:pPr>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Coupling between s</w:t>
      </w:r>
      <w:r w:rsidR="00454EF1" w:rsidRPr="00454EF1">
        <w:rPr>
          <w:rFonts w:ascii="Times New Roman" w:eastAsia="Times New Roman" w:hAnsi="Times New Roman" w:cs="Times New Roman"/>
          <w:i/>
          <w:sz w:val="24"/>
          <w:szCs w:val="24"/>
        </w:rPr>
        <w:t>tructural</w:t>
      </w:r>
      <w:r>
        <w:rPr>
          <w:rFonts w:ascii="Times New Roman" w:eastAsia="Times New Roman" w:hAnsi="Times New Roman" w:cs="Times New Roman"/>
          <w:i/>
          <w:sz w:val="24"/>
          <w:szCs w:val="24"/>
        </w:rPr>
        <w:t xml:space="preserve"> and </w:t>
      </w:r>
      <w:r w:rsidR="00454EF1" w:rsidRPr="00454EF1">
        <w:rPr>
          <w:rFonts w:ascii="Times New Roman" w:eastAsia="Times New Roman" w:hAnsi="Times New Roman" w:cs="Times New Roman"/>
          <w:i/>
          <w:sz w:val="24"/>
          <w:szCs w:val="24"/>
        </w:rPr>
        <w:t>functional connectivity</w:t>
      </w:r>
    </w:p>
    <w:p w14:paraId="7CD01127" w14:textId="64ABAD50" w:rsidR="002B5B68" w:rsidRPr="00454EF1" w:rsidRDefault="00454EF1">
      <w:pPr>
        <w:contextualSpacing w:val="0"/>
        <w:jc w:val="both"/>
        <w:rPr>
          <w:rFonts w:ascii="Times New Roman" w:eastAsia="Times New Roman" w:hAnsi="Times New Roman" w:cs="Times New Roman"/>
          <w:sz w:val="24"/>
          <w:szCs w:val="24"/>
        </w:rPr>
      </w:pPr>
      <w:commentRangeStart w:id="383"/>
      <w:commentRangeStart w:id="384"/>
      <w:r w:rsidRPr="00454EF1">
        <w:rPr>
          <w:rFonts w:ascii="Times New Roman" w:eastAsia="Times New Roman" w:hAnsi="Times New Roman" w:cs="Times New Roman"/>
          <w:sz w:val="24"/>
          <w:szCs w:val="24"/>
        </w:rPr>
        <w:t xml:space="preserve">When considering </w:t>
      </w:r>
      <w:r w:rsidR="005D45E9">
        <w:rPr>
          <w:rFonts w:ascii="Times New Roman" w:eastAsia="Times New Roman" w:hAnsi="Times New Roman" w:cs="Times New Roman"/>
          <w:sz w:val="24"/>
          <w:szCs w:val="24"/>
        </w:rPr>
        <w:t xml:space="preserve">all edges within the </w:t>
      </w:r>
      <w:r w:rsidR="00D113C7">
        <w:rPr>
          <w:rFonts w:ascii="Times New Roman" w:eastAsia="Times New Roman" w:hAnsi="Times New Roman" w:cs="Times New Roman"/>
          <w:sz w:val="24"/>
          <w:szCs w:val="24"/>
        </w:rPr>
        <w:t>network</w:t>
      </w:r>
      <w:r w:rsidRPr="00454EF1">
        <w:rPr>
          <w:rFonts w:ascii="Times New Roman" w:eastAsia="Times New Roman" w:hAnsi="Times New Roman" w:cs="Times New Roman"/>
          <w:sz w:val="24"/>
          <w:szCs w:val="24"/>
        </w:rPr>
        <w:t xml:space="preserve">, results </w:t>
      </w:r>
      <w:r w:rsidR="005D45E9">
        <w:rPr>
          <w:rFonts w:ascii="Times New Roman" w:eastAsia="Times New Roman" w:hAnsi="Times New Roman" w:cs="Times New Roman"/>
          <w:sz w:val="24"/>
          <w:szCs w:val="24"/>
        </w:rPr>
        <w:t>indicated</w:t>
      </w:r>
      <w:r w:rsidRPr="00454EF1">
        <w:rPr>
          <w:rFonts w:ascii="Times New Roman" w:eastAsia="Times New Roman" w:hAnsi="Times New Roman" w:cs="Times New Roman"/>
          <w:sz w:val="24"/>
          <w:szCs w:val="24"/>
        </w:rPr>
        <w:t xml:space="preserve"> a significant difference in </w:t>
      </w:r>
      <w:r w:rsidR="00D113C7">
        <w:rPr>
          <w:rFonts w:ascii="Times New Roman" w:eastAsia="Times New Roman" w:hAnsi="Times New Roman" w:cs="Times New Roman"/>
          <w:sz w:val="24"/>
          <w:szCs w:val="24"/>
        </w:rPr>
        <w:t>structure-function</w:t>
      </w:r>
      <w:r w:rsidR="00F164F9">
        <w:rPr>
          <w:rFonts w:ascii="Times New Roman" w:eastAsia="Times New Roman" w:hAnsi="Times New Roman" w:cs="Times New Roman"/>
          <w:sz w:val="24"/>
          <w:szCs w:val="24"/>
        </w:rPr>
        <w:t xml:space="preserve"> coupling</w:t>
      </w:r>
      <w:r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xml:space="preserve">= .01,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2.51</w:t>
      </w:r>
      <w:r w:rsidR="00E949B1">
        <w:rPr>
          <w:rFonts w:ascii="Times New Roman" w:eastAsia="Times New Roman" w:hAnsi="Times New Roman" w:cs="Times New Roman"/>
          <w:sz w:val="24"/>
          <w:szCs w:val="24"/>
        </w:rPr>
        <w:t xml:space="preserve">, </w:t>
      </w:r>
      <w:r w:rsidR="00E949B1" w:rsidRPr="00E949B1">
        <w:rPr>
          <w:rFonts w:ascii="Times New Roman" w:eastAsia="Times New Roman" w:hAnsi="Times New Roman" w:cs="Times New Roman"/>
          <w:b/>
          <w:sz w:val="24"/>
          <w:szCs w:val="24"/>
        </w:rPr>
        <w:t>Figure 4A</w:t>
      </w:r>
      <w:r w:rsidRPr="00454EF1">
        <w:rPr>
          <w:rFonts w:ascii="Times New Roman" w:eastAsia="Times New Roman" w:hAnsi="Times New Roman" w:cs="Times New Roman"/>
          <w:sz w:val="24"/>
          <w:szCs w:val="24"/>
        </w:rPr>
        <w:t xml:space="preserve">). </w:t>
      </w:r>
      <w:r w:rsidR="00630241">
        <w:rPr>
          <w:rFonts w:ascii="Times New Roman" w:eastAsia="Times New Roman" w:hAnsi="Times New Roman" w:cs="Times New Roman"/>
          <w:sz w:val="24"/>
          <w:szCs w:val="24"/>
        </w:rPr>
        <w:t>W</w:t>
      </w:r>
      <w:r w:rsidR="00F164F9">
        <w:rPr>
          <w:rFonts w:ascii="Times New Roman" w:eastAsia="Times New Roman" w:hAnsi="Times New Roman" w:cs="Times New Roman"/>
          <w:sz w:val="24"/>
          <w:szCs w:val="24"/>
        </w:rPr>
        <w:t xml:space="preserve">e then assessed the contribution of each connection class type (hub, feeder or </w:t>
      </w:r>
      <w:r w:rsidR="00980D1D">
        <w:rPr>
          <w:rFonts w:ascii="Times New Roman" w:eastAsia="Times New Roman" w:hAnsi="Times New Roman" w:cs="Times New Roman"/>
          <w:sz w:val="24"/>
          <w:szCs w:val="24"/>
        </w:rPr>
        <w:t>local</w:t>
      </w:r>
      <w:r w:rsidR="00F164F9">
        <w:rPr>
          <w:rFonts w:ascii="Times New Roman" w:eastAsia="Times New Roman" w:hAnsi="Times New Roman" w:cs="Times New Roman"/>
          <w:sz w:val="24"/>
          <w:szCs w:val="24"/>
        </w:rPr>
        <w:t xml:space="preserve">). Results </w:t>
      </w:r>
      <w:r w:rsidR="00630241">
        <w:rPr>
          <w:rFonts w:ascii="Times New Roman" w:eastAsia="Times New Roman" w:hAnsi="Times New Roman" w:cs="Times New Roman"/>
          <w:sz w:val="24"/>
          <w:szCs w:val="24"/>
        </w:rPr>
        <w:t xml:space="preserve">showed that compared to controls, </w:t>
      </w:r>
      <w:r w:rsidRPr="00454EF1">
        <w:rPr>
          <w:rFonts w:ascii="Times New Roman" w:eastAsia="Times New Roman" w:hAnsi="Times New Roman" w:cs="Times New Roman"/>
          <w:sz w:val="24"/>
          <w:szCs w:val="24"/>
        </w:rPr>
        <w:t>ADHD had a lower function-structure association in feeder connections (</w:t>
      </w:r>
      <w:proofErr w:type="spellStart"/>
      <w:r w:rsidRPr="00454EF1">
        <w:rPr>
          <w:rFonts w:ascii="Times New Roman" w:eastAsia="Times New Roman" w:hAnsi="Times New Roman" w:cs="Times New Roman"/>
          <w:i/>
          <w:sz w:val="24"/>
          <w:szCs w:val="24"/>
        </w:rPr>
        <w:t>p</w:t>
      </w:r>
      <w:r w:rsidR="003044D3">
        <w:rPr>
          <w:rFonts w:ascii="Times New Roman" w:eastAsia="Times New Roman" w:hAnsi="Times New Roman" w:cs="Times New Roman"/>
          <w:i/>
          <w:sz w:val="24"/>
          <w:szCs w:val="24"/>
          <w:vertAlign w:val="subscript"/>
        </w:rPr>
        <w:t>bonf</w:t>
      </w:r>
      <w:proofErr w:type="spellEnd"/>
      <w:r w:rsidR="003044D3">
        <w:rPr>
          <w:rFonts w:ascii="Times New Roman" w:eastAsia="Times New Roman" w:hAnsi="Times New Roman" w:cs="Times New Roman"/>
          <w:i/>
          <w:sz w:val="24"/>
          <w:szCs w:val="24"/>
          <w:vertAlign w:val="subscript"/>
        </w:rPr>
        <w:t xml:space="preserve"> </w:t>
      </w:r>
      <w:r w:rsidRPr="00454EF1">
        <w:rPr>
          <w:rFonts w:ascii="Times New Roman" w:eastAsia="Times New Roman" w:hAnsi="Times New Roman" w:cs="Times New Roman"/>
          <w:sz w:val="24"/>
          <w:szCs w:val="24"/>
        </w:rPr>
        <w:t xml:space="preserve">= .005,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3.10) but not in hub (</w:t>
      </w:r>
      <w:proofErr w:type="spellStart"/>
      <w:r w:rsidRPr="00454EF1">
        <w:rPr>
          <w:rFonts w:ascii="Times New Roman" w:eastAsia="Times New Roman" w:hAnsi="Times New Roman" w:cs="Times New Roman"/>
          <w:i/>
          <w:sz w:val="24"/>
          <w:szCs w:val="24"/>
        </w:rPr>
        <w:t>p</w:t>
      </w:r>
      <w:r w:rsidR="003044D3">
        <w:rPr>
          <w:rFonts w:ascii="Times New Roman" w:eastAsia="Times New Roman" w:hAnsi="Times New Roman" w:cs="Times New Roman"/>
          <w:i/>
          <w:sz w:val="24"/>
          <w:szCs w:val="24"/>
          <w:vertAlign w:val="subscript"/>
        </w:rPr>
        <w:t>bonf</w:t>
      </w:r>
      <w:proofErr w:type="spellEnd"/>
      <w:r w:rsidR="00630241">
        <w:rPr>
          <w:rFonts w:ascii="Times New Roman" w:eastAsia="Times New Roman" w:hAnsi="Times New Roman" w:cs="Times New Roman"/>
          <w:i/>
          <w:sz w:val="24"/>
          <w:szCs w:val="24"/>
        </w:rPr>
        <w:t xml:space="preserve"> </w:t>
      </w:r>
      <w:r w:rsidRPr="00454EF1">
        <w:rPr>
          <w:rFonts w:ascii="Times New Roman" w:eastAsia="Times New Roman" w:hAnsi="Times New Roman" w:cs="Times New Roman"/>
          <w:i/>
          <w:sz w:val="24"/>
          <w:szCs w:val="24"/>
        </w:rPr>
        <w:t>~</w:t>
      </w:r>
      <w:r w:rsidRPr="00454EF1">
        <w:rPr>
          <w:rFonts w:ascii="Times New Roman" w:eastAsia="Times New Roman" w:hAnsi="Times New Roman" w:cs="Times New Roman"/>
          <w:sz w:val="24"/>
          <w:szCs w:val="24"/>
        </w:rPr>
        <w:t xml:space="preserve">= 1,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0.55) or </w:t>
      </w:r>
      <w:r w:rsidR="00980D1D">
        <w:rPr>
          <w:rFonts w:ascii="Times New Roman" w:eastAsia="Times New Roman" w:hAnsi="Times New Roman" w:cs="Times New Roman"/>
          <w:sz w:val="24"/>
          <w:szCs w:val="24"/>
        </w:rPr>
        <w:t>local</w:t>
      </w:r>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i/>
          <w:sz w:val="24"/>
          <w:szCs w:val="24"/>
        </w:rPr>
        <w:t>p</w:t>
      </w:r>
      <w:r w:rsidR="003044D3">
        <w:rPr>
          <w:rFonts w:ascii="Times New Roman" w:eastAsia="Times New Roman" w:hAnsi="Times New Roman" w:cs="Times New Roman"/>
          <w:i/>
          <w:sz w:val="24"/>
          <w:szCs w:val="24"/>
          <w:vertAlign w:val="subscript"/>
        </w:rPr>
        <w:t>bonf</w:t>
      </w:r>
      <w:proofErr w:type="spellEnd"/>
      <w:r w:rsidRPr="00454EF1">
        <w:rPr>
          <w:rFonts w:ascii="Times New Roman" w:eastAsia="Times New Roman" w:hAnsi="Times New Roman" w:cs="Times New Roman"/>
          <w:i/>
          <w:sz w:val="24"/>
          <w:szCs w:val="24"/>
        </w:rPr>
        <w:t xml:space="preserve"> </w:t>
      </w:r>
      <w:r w:rsidRPr="00454EF1">
        <w:rPr>
          <w:rFonts w:ascii="Times New Roman" w:eastAsia="Times New Roman" w:hAnsi="Times New Roman" w:cs="Times New Roman"/>
          <w:sz w:val="24"/>
          <w:szCs w:val="24"/>
        </w:rPr>
        <w:t xml:space="preserve">= .33 </w:t>
      </w:r>
      <w:r w:rsidRPr="00454EF1">
        <w:rPr>
          <w:rFonts w:ascii="Times New Roman" w:eastAsia="Times New Roman" w:hAnsi="Times New Roman" w:cs="Times New Roman"/>
          <w:i/>
          <w:sz w:val="24"/>
          <w:szCs w:val="24"/>
        </w:rPr>
        <w:t>z</w:t>
      </w:r>
      <w:r w:rsidRPr="00454EF1">
        <w:rPr>
          <w:rFonts w:ascii="Times New Roman" w:eastAsia="Times New Roman" w:hAnsi="Times New Roman" w:cs="Times New Roman"/>
          <w:sz w:val="24"/>
          <w:szCs w:val="24"/>
        </w:rPr>
        <w:t xml:space="preserve"> = 1.60) connections</w:t>
      </w:r>
      <w:r w:rsidR="008275AD">
        <w:rPr>
          <w:rFonts w:ascii="Times New Roman" w:eastAsia="Times New Roman" w:hAnsi="Times New Roman" w:cs="Times New Roman"/>
          <w:sz w:val="24"/>
          <w:szCs w:val="24"/>
        </w:rPr>
        <w:t xml:space="preserve"> (</w:t>
      </w:r>
      <w:r w:rsidR="008275AD" w:rsidRPr="00E949B1">
        <w:rPr>
          <w:rFonts w:ascii="Times New Roman" w:eastAsia="Times New Roman" w:hAnsi="Times New Roman" w:cs="Times New Roman"/>
          <w:b/>
          <w:sz w:val="24"/>
          <w:szCs w:val="24"/>
        </w:rPr>
        <w:t>Figure 4</w:t>
      </w:r>
      <w:r w:rsidR="008275AD">
        <w:rPr>
          <w:rFonts w:ascii="Times New Roman" w:eastAsia="Times New Roman" w:hAnsi="Times New Roman" w:cs="Times New Roman"/>
          <w:b/>
          <w:sz w:val="24"/>
          <w:szCs w:val="24"/>
        </w:rPr>
        <w:t>B</w:t>
      </w:r>
      <w:r w:rsidR="008275AD" w:rsidRPr="003044D3">
        <w:rPr>
          <w:rFonts w:ascii="Times New Roman" w:eastAsia="Times New Roman" w:hAnsi="Times New Roman" w:cs="Times New Roman"/>
          <w:sz w:val="24"/>
          <w:szCs w:val="24"/>
        </w:rPr>
        <w:t>)</w:t>
      </w:r>
      <w:r w:rsidRPr="00454EF1">
        <w:rPr>
          <w:rFonts w:ascii="Times New Roman" w:eastAsia="Times New Roman" w:hAnsi="Times New Roman" w:cs="Times New Roman"/>
          <w:sz w:val="24"/>
          <w:szCs w:val="24"/>
        </w:rPr>
        <w:t xml:space="preserve">.    </w:t>
      </w:r>
      <w:commentRangeEnd w:id="383"/>
      <w:r w:rsidR="008275AD">
        <w:rPr>
          <w:rStyle w:val="CommentReference"/>
        </w:rPr>
        <w:commentReference w:id="383"/>
      </w:r>
      <w:commentRangeEnd w:id="384"/>
      <w:r w:rsidR="00D7551F">
        <w:rPr>
          <w:rStyle w:val="CommentReference"/>
        </w:rPr>
        <w:commentReference w:id="384"/>
      </w:r>
    </w:p>
    <w:p w14:paraId="552F0658" w14:textId="77777777" w:rsidR="002B5B68" w:rsidRPr="00454EF1" w:rsidRDefault="002B5B68">
      <w:pPr>
        <w:contextualSpacing w:val="0"/>
        <w:jc w:val="both"/>
        <w:rPr>
          <w:rFonts w:ascii="Times New Roman" w:eastAsia="Times New Roman" w:hAnsi="Times New Roman" w:cs="Times New Roman"/>
          <w:sz w:val="24"/>
          <w:szCs w:val="24"/>
        </w:rPr>
      </w:pPr>
    </w:p>
    <w:p w14:paraId="08133D82" w14:textId="75B26EAA" w:rsidR="002B5B68" w:rsidRPr="00454EF1" w:rsidRDefault="00980D1D">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TW"/>
        </w:rPr>
        <w:drawing>
          <wp:inline distT="0" distB="0" distL="0" distR="0" wp14:anchorId="594C6372" wp14:editId="452E0AA4">
            <wp:extent cx="5740400" cy="4217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s-04.png"/>
                    <pic:cNvPicPr/>
                  </pic:nvPicPr>
                  <pic:blipFill rotWithShape="1">
                    <a:blip r:embed="rId51" cstate="print">
                      <a:extLst>
                        <a:ext uri="{28A0092B-C50C-407E-A947-70E740481C1C}">
                          <a14:useLocalDpi xmlns:a14="http://schemas.microsoft.com/office/drawing/2010/main" val="0"/>
                        </a:ext>
                      </a:extLst>
                    </a:blip>
                    <a:srcRect r="24023" b="60508"/>
                    <a:stretch/>
                  </pic:blipFill>
                  <pic:spPr bwMode="auto">
                    <a:xfrm>
                      <a:off x="0" y="0"/>
                      <a:ext cx="5754826" cy="422803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52B480A" w14:textId="74E8C363" w:rsidR="002B5B68" w:rsidRPr="00454EF1" w:rsidRDefault="002B5B68">
      <w:pPr>
        <w:contextualSpacing w:val="0"/>
        <w:jc w:val="both"/>
        <w:rPr>
          <w:rFonts w:ascii="Times New Roman" w:eastAsia="Times New Roman" w:hAnsi="Times New Roman" w:cs="Times New Roman"/>
          <w:sz w:val="24"/>
          <w:szCs w:val="24"/>
        </w:rPr>
      </w:pPr>
    </w:p>
    <w:p w14:paraId="306BDA0E" w14:textId="601EF17A" w:rsidR="002B5B68" w:rsidRDefault="00454EF1">
      <w:pPr>
        <w:contextualSpacing w:val="0"/>
        <w:jc w:val="both"/>
        <w:rPr>
          <w:rFonts w:ascii="Times New Roman" w:eastAsia="Times New Roman" w:hAnsi="Times New Roman" w:cs="Times New Roman"/>
          <w:sz w:val="20"/>
          <w:szCs w:val="20"/>
        </w:rPr>
      </w:pPr>
      <w:commentRangeStart w:id="385"/>
      <w:r w:rsidRPr="00F164F9">
        <w:rPr>
          <w:rFonts w:ascii="Times New Roman" w:eastAsia="Times New Roman" w:hAnsi="Times New Roman" w:cs="Times New Roman"/>
          <w:b/>
          <w:sz w:val="20"/>
          <w:szCs w:val="20"/>
        </w:rPr>
        <w:t xml:space="preserve">Figure 4. </w:t>
      </w:r>
      <w:r w:rsidR="00DE3B60">
        <w:rPr>
          <w:rFonts w:ascii="Times New Roman" w:eastAsia="Times New Roman" w:hAnsi="Times New Roman" w:cs="Times New Roman"/>
          <w:i/>
          <w:sz w:val="20"/>
          <w:szCs w:val="20"/>
        </w:rPr>
        <w:t xml:space="preserve">Structure-function relationships in </w:t>
      </w:r>
      <w:r w:rsidR="009F396B">
        <w:rPr>
          <w:rFonts w:ascii="Times New Roman" w:eastAsia="Times New Roman" w:hAnsi="Times New Roman" w:cs="Times New Roman"/>
          <w:i/>
          <w:sz w:val="20"/>
          <w:szCs w:val="20"/>
        </w:rPr>
        <w:t xml:space="preserve">adult </w:t>
      </w:r>
      <w:r w:rsidR="00DE3B60">
        <w:rPr>
          <w:rFonts w:ascii="Times New Roman" w:eastAsia="Times New Roman" w:hAnsi="Times New Roman" w:cs="Times New Roman"/>
          <w:i/>
          <w:sz w:val="20"/>
          <w:szCs w:val="20"/>
        </w:rPr>
        <w:t>ADHD and health</w:t>
      </w:r>
      <w:r w:rsidR="00E949B1">
        <w:rPr>
          <w:rFonts w:ascii="Times New Roman" w:eastAsia="Times New Roman" w:hAnsi="Times New Roman" w:cs="Times New Roman"/>
          <w:i/>
          <w:sz w:val="20"/>
          <w:szCs w:val="20"/>
        </w:rPr>
        <w:t>y</w:t>
      </w:r>
      <w:r w:rsidR="00DE3B60">
        <w:rPr>
          <w:rFonts w:ascii="Times New Roman" w:eastAsia="Times New Roman" w:hAnsi="Times New Roman" w:cs="Times New Roman"/>
          <w:i/>
          <w:sz w:val="20"/>
          <w:szCs w:val="20"/>
        </w:rPr>
        <w:t xml:space="preserve"> </w:t>
      </w:r>
      <w:r w:rsidR="009F396B">
        <w:rPr>
          <w:rFonts w:ascii="Times New Roman" w:eastAsia="Times New Roman" w:hAnsi="Times New Roman" w:cs="Times New Roman"/>
          <w:i/>
          <w:sz w:val="20"/>
          <w:szCs w:val="20"/>
        </w:rPr>
        <w:t xml:space="preserve">matched </w:t>
      </w:r>
      <w:r w:rsidR="00E949B1">
        <w:rPr>
          <w:rFonts w:ascii="Times New Roman" w:eastAsia="Times New Roman" w:hAnsi="Times New Roman" w:cs="Times New Roman"/>
          <w:i/>
          <w:sz w:val="20"/>
          <w:szCs w:val="20"/>
        </w:rPr>
        <w:t>c</w:t>
      </w:r>
      <w:r w:rsidR="00DE3B60">
        <w:rPr>
          <w:rFonts w:ascii="Times New Roman" w:eastAsia="Times New Roman" w:hAnsi="Times New Roman" w:cs="Times New Roman"/>
          <w:i/>
          <w:sz w:val="20"/>
          <w:szCs w:val="20"/>
        </w:rPr>
        <w:t>ontrol</w:t>
      </w:r>
      <w:ins w:id="386" w:author="Luca Cocchi" w:date="2018-12-12T11:11:00Z">
        <w:r w:rsidR="009F396B">
          <w:rPr>
            <w:rFonts w:ascii="Times New Roman" w:eastAsia="Times New Roman" w:hAnsi="Times New Roman" w:cs="Times New Roman"/>
            <w:i/>
            <w:sz w:val="20"/>
            <w:szCs w:val="20"/>
          </w:rPr>
          <w:t>s</w:t>
        </w:r>
      </w:ins>
      <w:r w:rsidR="00DE3B60">
        <w:rPr>
          <w:rFonts w:ascii="Times New Roman" w:eastAsia="Times New Roman" w:hAnsi="Times New Roman" w:cs="Times New Roman"/>
          <w:i/>
          <w:sz w:val="20"/>
          <w:szCs w:val="20"/>
        </w:rPr>
        <w:t xml:space="preserve">. </w:t>
      </w:r>
      <w:r w:rsidR="00DE3B60" w:rsidRPr="00DE3B60">
        <w:rPr>
          <w:rFonts w:ascii="Times New Roman" w:eastAsia="Times New Roman" w:hAnsi="Times New Roman" w:cs="Times New Roman"/>
          <w:b/>
          <w:sz w:val="20"/>
          <w:szCs w:val="20"/>
        </w:rPr>
        <w:t>A.</w:t>
      </w:r>
      <w:r w:rsidR="00DE3B60">
        <w:rPr>
          <w:rFonts w:ascii="Times New Roman" w:eastAsia="Times New Roman" w:hAnsi="Times New Roman" w:cs="Times New Roman"/>
          <w:sz w:val="20"/>
          <w:szCs w:val="20"/>
        </w:rPr>
        <w:t xml:space="preserve"> Distributions of </w:t>
      </w:r>
      <w:r w:rsidR="00DE3B60" w:rsidRPr="00DE3B60">
        <w:rPr>
          <w:rFonts w:ascii="Times New Roman" w:eastAsia="Times New Roman" w:hAnsi="Times New Roman" w:cs="Times New Roman"/>
          <w:i/>
          <w:sz w:val="20"/>
          <w:szCs w:val="20"/>
        </w:rPr>
        <w:t>r</w:t>
      </w:r>
      <w:r w:rsidR="00DE3B60">
        <w:rPr>
          <w:rFonts w:ascii="Times New Roman" w:eastAsia="Times New Roman" w:hAnsi="Times New Roman" w:cs="Times New Roman"/>
          <w:sz w:val="20"/>
          <w:szCs w:val="20"/>
        </w:rPr>
        <w:t xml:space="preserve"> values across the whole connectome (top) and the three connection classes (bottom). </w:t>
      </w:r>
      <w:r w:rsidR="00634551">
        <w:rPr>
          <w:rFonts w:ascii="Times New Roman" w:eastAsia="Times New Roman" w:hAnsi="Times New Roman" w:cs="Times New Roman"/>
          <w:sz w:val="20"/>
          <w:szCs w:val="20"/>
        </w:rPr>
        <w:t xml:space="preserve">Healthy controls are shown in grey and the ADHD group is shown in orange. </w:t>
      </w:r>
      <w:r w:rsidR="00DE3B60">
        <w:rPr>
          <w:rFonts w:ascii="Times New Roman" w:eastAsia="Times New Roman" w:hAnsi="Times New Roman" w:cs="Times New Roman"/>
          <w:sz w:val="20"/>
          <w:szCs w:val="20"/>
        </w:rPr>
        <w:t xml:space="preserve">Significant differences were observed in the whole connectome but were likely driven by feeder connections. </w:t>
      </w:r>
      <w:r w:rsidR="00DE3B60" w:rsidRPr="00DE3B60">
        <w:rPr>
          <w:rFonts w:ascii="Times New Roman" w:eastAsia="Times New Roman" w:hAnsi="Times New Roman" w:cs="Times New Roman"/>
          <w:b/>
          <w:sz w:val="20"/>
          <w:szCs w:val="20"/>
        </w:rPr>
        <w:t>B.</w:t>
      </w:r>
      <w:r w:rsidR="00DE3B60">
        <w:rPr>
          <w:rFonts w:ascii="Times New Roman" w:eastAsia="Times New Roman" w:hAnsi="Times New Roman" w:cs="Times New Roman"/>
          <w:sz w:val="20"/>
          <w:szCs w:val="20"/>
        </w:rPr>
        <w:t xml:space="preserve"> Mean difference in SC-FC coupling when constrained to feeder connections within and between control, default-mode and sensory functional networks. The largest differences (shown in darker red colours) were found within and between control network connections.</w:t>
      </w:r>
      <w:r w:rsidR="00E949B1">
        <w:rPr>
          <w:rFonts w:ascii="Times New Roman" w:eastAsia="Times New Roman" w:hAnsi="Times New Roman" w:cs="Times New Roman"/>
          <w:sz w:val="20"/>
          <w:szCs w:val="20"/>
        </w:rPr>
        <w:t xml:space="preserve"> * &lt; .05, ** &lt; .01 corrected for multiple comparisons.</w:t>
      </w:r>
      <w:commentRangeEnd w:id="385"/>
      <w:r w:rsidR="00002328">
        <w:rPr>
          <w:rStyle w:val="CommentReference"/>
        </w:rPr>
        <w:commentReference w:id="385"/>
      </w:r>
    </w:p>
    <w:p w14:paraId="1E7BA688" w14:textId="430143C6" w:rsidR="00DE3B60" w:rsidRDefault="00DE3B60">
      <w:pPr>
        <w:contextualSpacing w:val="0"/>
        <w:jc w:val="both"/>
        <w:rPr>
          <w:rFonts w:ascii="Times New Roman" w:eastAsia="Times New Roman" w:hAnsi="Times New Roman" w:cs="Times New Roman"/>
          <w:i/>
          <w:sz w:val="20"/>
          <w:szCs w:val="20"/>
        </w:rPr>
      </w:pPr>
    </w:p>
    <w:p w14:paraId="2291D129" w14:textId="4277A8F2" w:rsidR="001A02E2" w:rsidRPr="007D2C63" w:rsidRDefault="007D2C63">
      <w:pPr>
        <w:contextualSpacing w:val="0"/>
        <w:jc w:val="both"/>
        <w:rPr>
          <w:rFonts w:ascii="Times New Roman" w:eastAsia="Times New Roman" w:hAnsi="Times New Roman" w:cs="Times New Roman"/>
          <w:i/>
          <w:sz w:val="24"/>
          <w:szCs w:val="24"/>
        </w:rPr>
      </w:pPr>
      <w:r w:rsidRPr="007D2C63">
        <w:rPr>
          <w:rFonts w:ascii="Times New Roman" w:eastAsia="Times New Roman" w:hAnsi="Times New Roman" w:cs="Times New Roman"/>
          <w:i/>
          <w:sz w:val="24"/>
          <w:szCs w:val="24"/>
        </w:rPr>
        <w:t>Functional network specificity of Feeder structure-function coupling differences</w:t>
      </w:r>
    </w:p>
    <w:p w14:paraId="70308087" w14:textId="0AC0864D" w:rsidR="002B5B68" w:rsidRPr="00454EF1" w:rsidRDefault="009A2320">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explore the</w:t>
      </w:r>
      <w:r w:rsidRPr="00E334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putative breakdown in the structure-function coupling within </w:t>
      </w:r>
      <w:r w:rsidR="00B25B37">
        <w:rPr>
          <w:rFonts w:ascii="Times New Roman" w:eastAsia="Times New Roman" w:hAnsi="Times New Roman" w:cs="Times New Roman"/>
          <w:sz w:val="24"/>
          <w:szCs w:val="24"/>
        </w:rPr>
        <w:t xml:space="preserve">resting-state networks associated with ADHD </w:t>
      </w:r>
      <w:ins w:id="387" w:author="Luke H" w:date="2018-12-21T09:42:00Z">
        <w:r w:rsidR="007F22E7">
          <w:rPr>
            <w:rFonts w:ascii="Times New Roman" w:eastAsia="Times New Roman" w:hAnsi="Times New Roman" w:cs="Times New Roman"/>
            <w:sz w:val="24"/>
            <w:szCs w:val="24"/>
          </w:rPr>
          <w:t>(REFS)</w:t>
        </w:r>
      </w:ins>
      <w:del w:id="388" w:author="Luke H" w:date="2018-12-21T09:42:00Z">
        <w:r w:rsidR="00B25B37" w:rsidDel="007F22E7">
          <w:rPr>
            <w:rFonts w:ascii="Times New Roman" w:eastAsia="Times New Roman" w:hAnsi="Times New Roman" w:cs="Times New Roman"/>
            <w:sz w:val="24"/>
            <w:szCs w:val="24"/>
          </w:rPr>
          <w:delText>(REF)</w:delText>
        </w:r>
      </w:del>
      <w:r>
        <w:rPr>
          <w:rFonts w:ascii="Times New Roman" w:eastAsia="Times New Roman" w:hAnsi="Times New Roman" w:cs="Times New Roman"/>
          <w:sz w:val="24"/>
          <w:szCs w:val="24"/>
        </w:rPr>
        <w:t xml:space="preserve">, we </w:t>
      </w:r>
      <w:r w:rsidR="00454EF1" w:rsidRPr="00454EF1">
        <w:rPr>
          <w:rFonts w:ascii="Times New Roman" w:eastAsia="Times New Roman" w:hAnsi="Times New Roman" w:cs="Times New Roman"/>
          <w:sz w:val="24"/>
          <w:szCs w:val="24"/>
        </w:rPr>
        <w:t>isolated feeder connections that belonged to control (an agglomeration of frontoparietal, salience, dorsal attention networks), default-mode, or sensor</w:t>
      </w:r>
      <w:r w:rsidR="005D45E9">
        <w:rPr>
          <w:rFonts w:ascii="Times New Roman" w:eastAsia="Times New Roman" w:hAnsi="Times New Roman" w:cs="Times New Roman"/>
          <w:sz w:val="24"/>
          <w:szCs w:val="24"/>
        </w:rPr>
        <w:t>y</w:t>
      </w:r>
      <w:r w:rsidR="00454EF1" w:rsidRPr="00454EF1">
        <w:rPr>
          <w:rFonts w:ascii="Times New Roman" w:eastAsia="Times New Roman" w:hAnsi="Times New Roman" w:cs="Times New Roman"/>
          <w:sz w:val="24"/>
          <w:szCs w:val="24"/>
        </w:rPr>
        <w:t xml:space="preserve"> (merging </w:t>
      </w:r>
      <w:proofErr w:type="spellStart"/>
      <w:r w:rsidR="00454EF1" w:rsidRPr="00454EF1">
        <w:rPr>
          <w:rFonts w:ascii="Times New Roman" w:eastAsia="Times New Roman" w:hAnsi="Times New Roman" w:cs="Times New Roman"/>
          <w:sz w:val="24"/>
          <w:szCs w:val="24"/>
        </w:rPr>
        <w:t>somatomotor</w:t>
      </w:r>
      <w:proofErr w:type="spellEnd"/>
      <w:r w:rsidR="00454EF1" w:rsidRPr="00454EF1">
        <w:rPr>
          <w:rFonts w:ascii="Times New Roman" w:eastAsia="Times New Roman" w:hAnsi="Times New Roman" w:cs="Times New Roman"/>
          <w:sz w:val="24"/>
          <w:szCs w:val="24"/>
        </w:rPr>
        <w:t xml:space="preserve"> and visual) networks</w:t>
      </w:r>
      <w:r>
        <w:rPr>
          <w:rFonts w:ascii="Times New Roman" w:eastAsia="Times New Roman" w:hAnsi="Times New Roman" w:cs="Times New Roman"/>
          <w:sz w:val="24"/>
          <w:szCs w:val="24"/>
        </w:rPr>
        <w:t xml:space="preserve">. </w:t>
      </w:r>
      <w:r w:rsidR="007F22E7">
        <w:rPr>
          <w:rFonts w:ascii="Times New Roman" w:eastAsia="Times New Roman" w:hAnsi="Times New Roman" w:cs="Times New Roman"/>
          <w:sz w:val="24"/>
          <w:szCs w:val="24"/>
        </w:rPr>
        <w:t xml:space="preserve">Network affiliations were merged to </w:t>
      </w:r>
      <w:r w:rsidR="007F22E7">
        <w:rPr>
          <w:rFonts w:ascii="Times New Roman" w:eastAsia="Times New Roman" w:hAnsi="Times New Roman" w:cs="Times New Roman"/>
          <w:sz w:val="24"/>
          <w:szCs w:val="24"/>
        </w:rPr>
        <w:lastRenderedPageBreak/>
        <w:t>ensure enough data were included within each structure-function coupling estimate.</w:t>
      </w:r>
      <w:r w:rsidR="00900971">
        <w:rPr>
          <w:rFonts w:ascii="Times New Roman" w:eastAsia="Times New Roman" w:hAnsi="Times New Roman" w:cs="Times New Roman"/>
          <w:sz w:val="24"/>
          <w:szCs w:val="24"/>
        </w:rPr>
        <w:t xml:space="preserve"> Having isolated specific networks, as in the previous analysis, we correlated structural and functional connectivity values within and between these groups of connections. This resulted in a three by three matrix for both ADHD and healthy control groups that represented the degree of structure-function coupling within and between control, default mode and sensory networks. </w:t>
      </w:r>
      <w:r w:rsidR="00454EF1" w:rsidRPr="00454EF1">
        <w:rPr>
          <w:rFonts w:ascii="Times New Roman" w:eastAsia="Times New Roman" w:hAnsi="Times New Roman" w:cs="Times New Roman"/>
          <w:sz w:val="24"/>
          <w:szCs w:val="24"/>
        </w:rPr>
        <w:t xml:space="preserve">To avoid statistical “double-dipping” </w:t>
      </w:r>
      <w:hyperlink r:id="rId52">
        <w:r w:rsidR="00454EF1" w:rsidRPr="00454EF1">
          <w:rPr>
            <w:rFonts w:ascii="Times New Roman" w:eastAsia="Times New Roman" w:hAnsi="Times New Roman" w:cs="Times New Roman"/>
            <w:sz w:val="24"/>
            <w:szCs w:val="24"/>
          </w:rPr>
          <w:t>(</w:t>
        </w:r>
        <w:proofErr w:type="spellStart"/>
        <w:r w:rsidR="00454EF1" w:rsidRPr="00454EF1">
          <w:rPr>
            <w:rFonts w:ascii="Times New Roman" w:eastAsia="Times New Roman" w:hAnsi="Times New Roman" w:cs="Times New Roman"/>
            <w:sz w:val="24"/>
            <w:szCs w:val="24"/>
          </w:rPr>
          <w:t>Kriegeskorte</w:t>
        </w:r>
        <w:proofErr w:type="spellEnd"/>
        <w:r w:rsidR="00454EF1" w:rsidRPr="00454EF1">
          <w:rPr>
            <w:rFonts w:ascii="Times New Roman" w:eastAsia="Times New Roman" w:hAnsi="Times New Roman" w:cs="Times New Roman"/>
            <w:sz w:val="24"/>
            <w:szCs w:val="24"/>
          </w:rPr>
          <w:t xml:space="preserve">, Simmons, </w:t>
        </w:r>
        <w:proofErr w:type="spellStart"/>
        <w:r w:rsidR="00454EF1" w:rsidRPr="00454EF1">
          <w:rPr>
            <w:rFonts w:ascii="Times New Roman" w:eastAsia="Times New Roman" w:hAnsi="Times New Roman" w:cs="Times New Roman"/>
            <w:sz w:val="24"/>
            <w:szCs w:val="24"/>
          </w:rPr>
          <w:t>Bellgowan</w:t>
        </w:r>
        <w:proofErr w:type="spellEnd"/>
        <w:r w:rsidR="00454EF1" w:rsidRPr="00454EF1">
          <w:rPr>
            <w:rFonts w:ascii="Times New Roman" w:eastAsia="Times New Roman" w:hAnsi="Times New Roman" w:cs="Times New Roman"/>
            <w:sz w:val="24"/>
            <w:szCs w:val="24"/>
          </w:rPr>
          <w:t>, &amp; Baker, 2009)</w:t>
        </w:r>
      </w:hyperlink>
      <w:r w:rsidR="00454EF1" w:rsidRPr="00454EF1">
        <w:rPr>
          <w:rFonts w:ascii="Times New Roman" w:eastAsia="Times New Roman" w:hAnsi="Times New Roman" w:cs="Times New Roman"/>
          <w:sz w:val="24"/>
          <w:szCs w:val="24"/>
        </w:rPr>
        <w:t>, we present the subtraction of coupling within the Control and ADHD groups (</w:t>
      </w:r>
      <w:r w:rsidR="00454EF1" w:rsidRPr="00634551">
        <w:rPr>
          <w:rFonts w:ascii="Times New Roman" w:eastAsia="Times New Roman" w:hAnsi="Times New Roman" w:cs="Times New Roman"/>
          <w:b/>
          <w:sz w:val="24"/>
          <w:szCs w:val="24"/>
        </w:rPr>
        <w:t>Fig</w:t>
      </w:r>
      <w:r w:rsidR="00634551" w:rsidRPr="00634551">
        <w:rPr>
          <w:rFonts w:ascii="Times New Roman" w:eastAsia="Times New Roman" w:hAnsi="Times New Roman" w:cs="Times New Roman"/>
          <w:b/>
          <w:sz w:val="24"/>
          <w:szCs w:val="24"/>
        </w:rPr>
        <w:t>ure</w:t>
      </w:r>
      <w:r w:rsidR="00454EF1" w:rsidRPr="00634551">
        <w:rPr>
          <w:rFonts w:ascii="Times New Roman" w:eastAsia="Times New Roman" w:hAnsi="Times New Roman" w:cs="Times New Roman"/>
          <w:b/>
          <w:sz w:val="24"/>
          <w:szCs w:val="24"/>
        </w:rPr>
        <w:t xml:space="preserve"> 4</w:t>
      </w:r>
      <w:r w:rsidR="00634551" w:rsidRPr="00634551">
        <w:rPr>
          <w:rFonts w:ascii="Times New Roman" w:eastAsia="Times New Roman" w:hAnsi="Times New Roman" w:cs="Times New Roman"/>
          <w:b/>
          <w:sz w:val="24"/>
          <w:szCs w:val="24"/>
        </w:rPr>
        <w:t>B</w:t>
      </w:r>
      <w:r w:rsidR="00454EF1" w:rsidRPr="00454EF1">
        <w:rPr>
          <w:rFonts w:ascii="Times New Roman" w:eastAsia="Times New Roman" w:hAnsi="Times New Roman" w:cs="Times New Roman"/>
          <w:sz w:val="24"/>
          <w:szCs w:val="24"/>
        </w:rPr>
        <w:t>). The largest differences were located within control networks and between the control network and default-mode or sensory networks.</w:t>
      </w:r>
    </w:p>
    <w:p w14:paraId="468FF5C8" w14:textId="77777777" w:rsidR="005D45E9" w:rsidRDefault="005D45E9">
      <w:pPr>
        <w:contextualSpacing w:val="0"/>
        <w:jc w:val="both"/>
        <w:rPr>
          <w:rFonts w:ascii="Times New Roman" w:eastAsia="Times New Roman" w:hAnsi="Times New Roman" w:cs="Times New Roman"/>
          <w:i/>
          <w:sz w:val="24"/>
          <w:szCs w:val="24"/>
        </w:rPr>
      </w:pPr>
    </w:p>
    <w:p w14:paraId="2CF1687C" w14:textId="252CBE07" w:rsidR="002B5B68" w:rsidRPr="00454EF1" w:rsidRDefault="00454EF1">
      <w:pPr>
        <w:contextualSpacing w:val="0"/>
        <w:jc w:val="both"/>
        <w:rPr>
          <w:rFonts w:ascii="Times New Roman" w:eastAsia="Times New Roman" w:hAnsi="Times New Roman" w:cs="Times New Roman"/>
          <w:i/>
          <w:sz w:val="24"/>
          <w:szCs w:val="24"/>
        </w:rPr>
      </w:pPr>
      <w:r w:rsidRPr="00454EF1">
        <w:rPr>
          <w:rFonts w:ascii="Times New Roman" w:eastAsia="Times New Roman" w:hAnsi="Times New Roman" w:cs="Times New Roman"/>
          <w:i/>
          <w:sz w:val="24"/>
          <w:szCs w:val="24"/>
        </w:rPr>
        <w:t xml:space="preserve">Relationship </w:t>
      </w:r>
      <w:r w:rsidR="00AA08C8">
        <w:rPr>
          <w:rFonts w:ascii="Times New Roman" w:eastAsia="Times New Roman" w:hAnsi="Times New Roman" w:cs="Times New Roman"/>
          <w:i/>
          <w:sz w:val="24"/>
          <w:szCs w:val="24"/>
        </w:rPr>
        <w:t>between indices of structure-function relationship and</w:t>
      </w:r>
      <w:r w:rsidR="00AA08C8" w:rsidRPr="00454EF1">
        <w:rPr>
          <w:rFonts w:ascii="Times New Roman" w:eastAsia="Times New Roman" w:hAnsi="Times New Roman" w:cs="Times New Roman"/>
          <w:i/>
          <w:sz w:val="24"/>
          <w:szCs w:val="24"/>
        </w:rPr>
        <w:t xml:space="preserve"> </w:t>
      </w:r>
      <w:r w:rsidR="00AA08C8">
        <w:rPr>
          <w:rFonts w:ascii="Times New Roman" w:eastAsia="Times New Roman" w:hAnsi="Times New Roman" w:cs="Times New Roman"/>
          <w:i/>
          <w:sz w:val="24"/>
          <w:szCs w:val="24"/>
        </w:rPr>
        <w:t xml:space="preserve">ADHD </w:t>
      </w:r>
      <w:r w:rsidRPr="00454EF1">
        <w:rPr>
          <w:rFonts w:ascii="Times New Roman" w:eastAsia="Times New Roman" w:hAnsi="Times New Roman" w:cs="Times New Roman"/>
          <w:i/>
          <w:sz w:val="24"/>
          <w:szCs w:val="24"/>
        </w:rPr>
        <w:t>symptom</w:t>
      </w:r>
      <w:r w:rsidR="00634551">
        <w:rPr>
          <w:rFonts w:ascii="Times New Roman" w:eastAsia="Times New Roman" w:hAnsi="Times New Roman" w:cs="Times New Roman"/>
          <w:i/>
          <w:sz w:val="24"/>
          <w:szCs w:val="24"/>
        </w:rPr>
        <w:t>s</w:t>
      </w:r>
    </w:p>
    <w:p w14:paraId="44422CB2" w14:textId="30D35D0F" w:rsidR="002B5B68" w:rsidRDefault="00454EF1">
      <w:pPr>
        <w:contextualSpacing w:val="0"/>
        <w:jc w:val="both"/>
        <w:rPr>
          <w:rFonts w:ascii="Times New Roman" w:eastAsia="Times New Roman" w:hAnsi="Times New Roman" w:cs="Times New Roman"/>
          <w:sz w:val="24"/>
          <w:szCs w:val="24"/>
        </w:rPr>
      </w:pPr>
      <w:commentRangeStart w:id="389"/>
      <w:commentRangeStart w:id="390"/>
      <w:r w:rsidRPr="00454EF1">
        <w:rPr>
          <w:rFonts w:ascii="Times New Roman" w:eastAsia="Times New Roman" w:hAnsi="Times New Roman" w:cs="Times New Roman"/>
          <w:sz w:val="24"/>
          <w:szCs w:val="24"/>
        </w:rPr>
        <w:t xml:space="preserve">Our final analysis investigated the </w:t>
      </w:r>
      <w:r w:rsidR="00900971">
        <w:rPr>
          <w:rFonts w:ascii="Times New Roman" w:eastAsia="Times New Roman" w:hAnsi="Times New Roman" w:cs="Times New Roman"/>
          <w:sz w:val="24"/>
          <w:szCs w:val="24"/>
        </w:rPr>
        <w:t>possible</w:t>
      </w:r>
      <w:r w:rsidRPr="00454EF1">
        <w:rPr>
          <w:rFonts w:ascii="Times New Roman" w:eastAsia="Times New Roman" w:hAnsi="Times New Roman" w:cs="Times New Roman"/>
          <w:sz w:val="24"/>
          <w:szCs w:val="24"/>
        </w:rPr>
        <w:t xml:space="preserve"> relationship </w:t>
      </w:r>
      <w:r w:rsidRPr="00454EF1">
        <w:rPr>
          <w:rFonts w:ascii="Times New Roman" w:eastAsia="Times New Roman" w:hAnsi="Times New Roman" w:cs="Times New Roman"/>
          <w:sz w:val="24"/>
          <w:szCs w:val="24"/>
        </w:rPr>
        <w:t xml:space="preserve">between the above structure-function coupling and ADHD symptoms. To reduce the </w:t>
      </w:r>
      <w:r w:rsidRPr="00454EF1">
        <w:rPr>
          <w:rFonts w:ascii="Times New Roman" w:eastAsia="Times New Roman" w:hAnsi="Times New Roman" w:cs="Times New Roman"/>
          <w:sz w:val="24"/>
          <w:szCs w:val="24"/>
        </w:rPr>
        <w:t xml:space="preserve">dimensionality of the behavioural measures we conducted a PCA revealing a single component </w:t>
      </w:r>
      <w:r w:rsidR="00634551" w:rsidRPr="00454EF1">
        <w:rPr>
          <w:rFonts w:ascii="Times New Roman" w:eastAsia="Times New Roman" w:hAnsi="Times New Roman" w:cs="Times New Roman"/>
          <w:sz w:val="24"/>
          <w:szCs w:val="24"/>
        </w:rPr>
        <w:t xml:space="preserve">accounting for 80.71% of the variance </w:t>
      </w:r>
      <w:r w:rsidRPr="00454EF1">
        <w:rPr>
          <w:rFonts w:ascii="Times New Roman" w:eastAsia="Times New Roman" w:hAnsi="Times New Roman" w:cs="Times New Roman"/>
          <w:sz w:val="24"/>
          <w:szCs w:val="24"/>
        </w:rPr>
        <w:t xml:space="preserve">which all four behaviours loaded onto (see </w:t>
      </w:r>
      <w:r w:rsidRPr="00454EF1">
        <w:rPr>
          <w:rFonts w:ascii="Times New Roman" w:eastAsia="Times New Roman" w:hAnsi="Times New Roman" w:cs="Times New Roman"/>
          <w:b/>
          <w:sz w:val="24"/>
          <w:szCs w:val="24"/>
        </w:rPr>
        <w:t xml:space="preserve">Supplementary Table </w:t>
      </w:r>
      <w:r w:rsidR="004458E9">
        <w:rPr>
          <w:rFonts w:ascii="Times New Roman" w:eastAsia="Times New Roman" w:hAnsi="Times New Roman" w:cs="Times New Roman"/>
          <w:b/>
          <w:sz w:val="24"/>
          <w:szCs w:val="24"/>
        </w:rPr>
        <w:t>4</w:t>
      </w:r>
      <w:r w:rsidRPr="00454EF1">
        <w:rPr>
          <w:rFonts w:ascii="Times New Roman" w:eastAsia="Times New Roman" w:hAnsi="Times New Roman" w:cs="Times New Roman"/>
          <w:sz w:val="24"/>
          <w:szCs w:val="24"/>
        </w:rPr>
        <w:t>).</w:t>
      </w:r>
      <w:r w:rsidR="005D45E9">
        <w:rPr>
          <w:rFonts w:ascii="Times New Roman" w:eastAsia="Times New Roman" w:hAnsi="Times New Roman" w:cs="Times New Roman"/>
          <w:sz w:val="24"/>
          <w:szCs w:val="24"/>
        </w:rPr>
        <w:t xml:space="preserve"> </w:t>
      </w:r>
      <w:commentRangeEnd w:id="389"/>
      <w:r w:rsidR="009A2320">
        <w:rPr>
          <w:rStyle w:val="CommentReference"/>
        </w:rPr>
        <w:commentReference w:id="389"/>
      </w:r>
      <w:commentRangeEnd w:id="390"/>
      <w:r w:rsidR="00EB0F76">
        <w:rPr>
          <w:rStyle w:val="CommentReference"/>
        </w:rPr>
        <w:commentReference w:id="390"/>
      </w:r>
      <w:r w:rsidRPr="00454EF1">
        <w:rPr>
          <w:rFonts w:ascii="Times New Roman" w:eastAsia="Times New Roman" w:hAnsi="Times New Roman" w:cs="Times New Roman"/>
          <w:sz w:val="24"/>
          <w:szCs w:val="24"/>
        </w:rPr>
        <w:t xml:space="preserve">We found that </w:t>
      </w:r>
      <w:r w:rsidR="005D45E9">
        <w:rPr>
          <w:rFonts w:ascii="Times New Roman" w:eastAsia="Times New Roman" w:hAnsi="Times New Roman" w:cs="Times New Roman"/>
          <w:sz w:val="24"/>
          <w:szCs w:val="24"/>
        </w:rPr>
        <w:t>individual</w:t>
      </w:r>
      <w:r w:rsidRPr="00454EF1">
        <w:rPr>
          <w:rFonts w:ascii="Times New Roman" w:eastAsia="Times New Roman" w:hAnsi="Times New Roman" w:cs="Times New Roman"/>
          <w:sz w:val="24"/>
          <w:szCs w:val="24"/>
        </w:rPr>
        <w:t xml:space="preserve"> </w:t>
      </w:r>
      <w:r w:rsidR="009A2320">
        <w:rPr>
          <w:rFonts w:ascii="Times New Roman" w:eastAsia="Times New Roman" w:hAnsi="Times New Roman" w:cs="Times New Roman"/>
          <w:sz w:val="24"/>
          <w:szCs w:val="24"/>
        </w:rPr>
        <w:t>symptom scores</w:t>
      </w:r>
      <w:r w:rsidR="009A2320">
        <w:rPr>
          <w:rFonts w:ascii="Times New Roman" w:eastAsia="Times New Roman" w:hAnsi="Times New Roman" w:cs="Times New Roman"/>
          <w:sz w:val="24"/>
          <w:szCs w:val="24"/>
        </w:rPr>
        <w:t xml:space="preserve"> captured by PCA</w:t>
      </w:r>
      <w:r w:rsidRPr="00454EF1">
        <w:rPr>
          <w:rFonts w:ascii="Times New Roman" w:eastAsia="Times New Roman" w:hAnsi="Times New Roman" w:cs="Times New Roman"/>
          <w:sz w:val="24"/>
          <w:szCs w:val="24"/>
        </w:rPr>
        <w:t xml:space="preserve"> </w:t>
      </w:r>
      <w:r w:rsidR="009A2320" w:rsidRPr="00454EF1">
        <w:rPr>
          <w:rFonts w:ascii="Times New Roman" w:eastAsia="Times New Roman" w:hAnsi="Times New Roman" w:cs="Times New Roman"/>
          <w:sz w:val="24"/>
          <w:szCs w:val="24"/>
        </w:rPr>
        <w:t xml:space="preserve">significantly </w:t>
      </w:r>
      <w:r w:rsidRPr="00454EF1">
        <w:rPr>
          <w:rFonts w:ascii="Times New Roman" w:eastAsia="Times New Roman" w:hAnsi="Times New Roman" w:cs="Times New Roman"/>
          <w:sz w:val="24"/>
          <w:szCs w:val="24"/>
        </w:rPr>
        <w:t xml:space="preserve">correlated with </w:t>
      </w:r>
      <w:r w:rsidR="009A2320">
        <w:rPr>
          <w:rFonts w:ascii="Times New Roman" w:eastAsia="Times New Roman" w:hAnsi="Times New Roman" w:cs="Times New Roman"/>
          <w:sz w:val="24"/>
          <w:szCs w:val="24"/>
        </w:rPr>
        <w:t xml:space="preserve">indices of </w:t>
      </w:r>
      <w:r w:rsidRPr="00454EF1">
        <w:rPr>
          <w:rFonts w:ascii="Times New Roman" w:eastAsia="Times New Roman" w:hAnsi="Times New Roman" w:cs="Times New Roman"/>
          <w:sz w:val="24"/>
          <w:szCs w:val="24"/>
        </w:rPr>
        <w:t>structure-function coupling</w:t>
      </w:r>
      <w:r w:rsidR="009A2320">
        <w:rPr>
          <w:rFonts w:ascii="Times New Roman" w:eastAsia="Times New Roman" w:hAnsi="Times New Roman" w:cs="Times New Roman"/>
          <w:sz w:val="24"/>
          <w:szCs w:val="24"/>
        </w:rPr>
        <w:t xml:space="preserve"> in feeder connections</w:t>
      </w:r>
      <w:r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i/>
          <w:sz w:val="24"/>
          <w:szCs w:val="24"/>
        </w:rPr>
        <w:t xml:space="preserve">p </w:t>
      </w:r>
      <w:r w:rsidRPr="00454EF1">
        <w:rPr>
          <w:rFonts w:ascii="Times New Roman" w:eastAsia="Times New Roman" w:hAnsi="Times New Roman" w:cs="Times New Roman"/>
          <w:sz w:val="24"/>
          <w:szCs w:val="24"/>
        </w:rPr>
        <w:t xml:space="preserve">= .0004, </w:t>
      </w:r>
      <w:r w:rsidRPr="00454EF1">
        <w:rPr>
          <w:rFonts w:ascii="Times New Roman" w:eastAsia="Times New Roman" w:hAnsi="Times New Roman" w:cs="Times New Roman"/>
          <w:i/>
          <w:sz w:val="24"/>
          <w:szCs w:val="24"/>
        </w:rPr>
        <w:t>r</w:t>
      </w:r>
      <w:r w:rsidRPr="00454EF1">
        <w:rPr>
          <w:rFonts w:ascii="Times New Roman" w:eastAsia="Times New Roman" w:hAnsi="Times New Roman" w:cs="Times New Roman"/>
          <w:sz w:val="24"/>
          <w:szCs w:val="24"/>
        </w:rPr>
        <w:t xml:space="preserve"> = -0.25, see </w:t>
      </w:r>
      <w:r w:rsidRPr="00454EF1">
        <w:rPr>
          <w:rFonts w:ascii="Times New Roman" w:eastAsia="Times New Roman" w:hAnsi="Times New Roman" w:cs="Times New Roman"/>
          <w:b/>
          <w:sz w:val="24"/>
          <w:szCs w:val="24"/>
        </w:rPr>
        <w:t>Figure 5</w:t>
      </w:r>
      <w:r w:rsidRPr="00454EF1">
        <w:rPr>
          <w:rFonts w:ascii="Times New Roman" w:eastAsia="Times New Roman" w:hAnsi="Times New Roman" w:cs="Times New Roman"/>
          <w:sz w:val="24"/>
          <w:szCs w:val="24"/>
        </w:rPr>
        <w:t>)</w:t>
      </w:r>
      <w:r w:rsidR="009A2320">
        <w:rPr>
          <w:rFonts w:ascii="Times New Roman" w:eastAsia="Times New Roman" w:hAnsi="Times New Roman" w:cs="Times New Roman"/>
          <w:sz w:val="24"/>
          <w:szCs w:val="24"/>
        </w:rPr>
        <w:t>. Specifically, we found that</w:t>
      </w:r>
      <w:r w:rsidRPr="00454EF1">
        <w:rPr>
          <w:rFonts w:ascii="Times New Roman" w:eastAsia="Times New Roman" w:hAnsi="Times New Roman" w:cs="Times New Roman"/>
          <w:sz w:val="24"/>
          <w:szCs w:val="24"/>
        </w:rPr>
        <w:t xml:space="preserve"> lower</w:t>
      </w:r>
      <w:r w:rsidR="009A2320">
        <w:rPr>
          <w:rFonts w:ascii="Times New Roman" w:eastAsia="Times New Roman" w:hAnsi="Times New Roman" w:cs="Times New Roman"/>
          <w:sz w:val="24"/>
          <w:szCs w:val="24"/>
        </w:rPr>
        <w:t xml:space="preserve"> structure-function</w:t>
      </w:r>
      <w:r w:rsidRPr="00454EF1">
        <w:rPr>
          <w:rFonts w:ascii="Times New Roman" w:eastAsia="Times New Roman" w:hAnsi="Times New Roman" w:cs="Times New Roman"/>
          <w:sz w:val="24"/>
          <w:szCs w:val="24"/>
        </w:rPr>
        <w:t xml:space="preserve"> coupling was associated with higher ADHD symptoms. </w:t>
      </w:r>
    </w:p>
    <w:p w14:paraId="135D9438" w14:textId="77777777" w:rsidR="00743575" w:rsidRPr="00454EF1" w:rsidRDefault="00743575">
      <w:pPr>
        <w:contextualSpacing w:val="0"/>
        <w:jc w:val="both"/>
        <w:rPr>
          <w:rFonts w:ascii="Times New Roman" w:eastAsia="Times New Roman" w:hAnsi="Times New Roman" w:cs="Times New Roman"/>
          <w:sz w:val="24"/>
          <w:szCs w:val="24"/>
        </w:rPr>
      </w:pPr>
    </w:p>
    <w:p w14:paraId="39B985BA" w14:textId="454B8ED0" w:rsidR="002B5B68" w:rsidRPr="00454EF1" w:rsidRDefault="00743575" w:rsidP="00743575">
      <w:pPr>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zh-TW"/>
        </w:rPr>
        <w:drawing>
          <wp:inline distT="0" distB="0" distL="0" distR="0" wp14:anchorId="7EB2A00B" wp14:editId="38FE7926">
            <wp:extent cx="2946903" cy="2615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s-05.png"/>
                    <pic:cNvPicPr/>
                  </pic:nvPicPr>
                  <pic:blipFill rotWithShape="1">
                    <a:blip r:embed="rId53" cstate="print">
                      <a:extLst>
                        <a:ext uri="{28A0092B-C50C-407E-A947-70E740481C1C}">
                          <a14:useLocalDpi xmlns:a14="http://schemas.microsoft.com/office/drawing/2010/main" val="0"/>
                        </a:ext>
                      </a:extLst>
                    </a:blip>
                    <a:srcRect r="51047" b="74925"/>
                    <a:stretch/>
                  </pic:blipFill>
                  <pic:spPr bwMode="auto">
                    <a:xfrm>
                      <a:off x="0" y="0"/>
                      <a:ext cx="2961829" cy="26291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4BFAFA" w14:textId="61E3FEC8" w:rsidR="002B5B68" w:rsidRPr="00EB0F76" w:rsidRDefault="00454EF1">
      <w:pPr>
        <w:contextualSpacing w:val="0"/>
        <w:jc w:val="both"/>
        <w:rPr>
          <w:rFonts w:ascii="Times New Roman" w:eastAsia="Times New Roman" w:hAnsi="Times New Roman" w:cs="Times New Roman"/>
          <w:sz w:val="24"/>
          <w:szCs w:val="24"/>
          <w:lang w:val="en-US" w:eastAsia="zh-TW"/>
        </w:rPr>
      </w:pPr>
      <w:r w:rsidRPr="00454EF1">
        <w:rPr>
          <w:rFonts w:ascii="Times New Roman" w:eastAsia="Times New Roman" w:hAnsi="Times New Roman" w:cs="Times New Roman"/>
          <w:b/>
          <w:sz w:val="24"/>
          <w:szCs w:val="24"/>
        </w:rPr>
        <w:t xml:space="preserve">Figure 5. </w:t>
      </w:r>
      <w:r w:rsidRPr="00454EF1">
        <w:rPr>
          <w:rFonts w:ascii="Times New Roman" w:eastAsia="Times New Roman" w:hAnsi="Times New Roman" w:cs="Times New Roman"/>
          <w:i/>
          <w:sz w:val="24"/>
          <w:szCs w:val="24"/>
        </w:rPr>
        <w:t>Correlation between symptom and structural-functional connectivity (SC-FC) coupling in feeder connections.</w:t>
      </w:r>
      <w:r w:rsidR="00EB0F76">
        <w:rPr>
          <w:rFonts w:ascii="Times New Roman" w:eastAsia="Times New Roman" w:hAnsi="Times New Roman" w:cs="Times New Roman"/>
          <w:i/>
          <w:sz w:val="24"/>
          <w:szCs w:val="24"/>
        </w:rPr>
        <w:t xml:space="preserve"> </w:t>
      </w:r>
      <w:r w:rsidR="00F960E1">
        <w:rPr>
          <w:rFonts w:ascii="Times New Roman" w:eastAsia="Times New Roman" w:hAnsi="Times New Roman" w:cs="Times New Roman"/>
          <w:sz w:val="24"/>
          <w:szCs w:val="24"/>
          <w:lang w:val="en-US" w:eastAsia="zh-TW"/>
        </w:rPr>
        <w:t>SC-</w:t>
      </w:r>
      <w:r w:rsidR="00096878">
        <w:rPr>
          <w:rFonts w:ascii="Times New Roman" w:eastAsia="Times New Roman" w:hAnsi="Times New Roman" w:cs="Times New Roman"/>
          <w:sz w:val="24"/>
          <w:szCs w:val="24"/>
          <w:lang w:val="en-US" w:eastAsia="zh-TW"/>
        </w:rPr>
        <w:t>FC coupling strength was negatively correlated with the ADHD symptom factor scores derived from the PCA.</w:t>
      </w:r>
      <w:r w:rsidR="006E4A4C">
        <w:rPr>
          <w:rFonts w:ascii="Times New Roman" w:eastAsia="Times New Roman" w:hAnsi="Times New Roman" w:cs="Times New Roman" w:hint="eastAsia"/>
          <w:sz w:val="24"/>
          <w:szCs w:val="24"/>
          <w:lang w:val="en-US" w:eastAsia="zh-TW"/>
        </w:rPr>
        <w:t xml:space="preserve"> </w:t>
      </w:r>
      <w:r w:rsidR="006E4A4C">
        <w:rPr>
          <w:rFonts w:ascii="Times New Roman" w:eastAsia="Times New Roman" w:hAnsi="Times New Roman" w:cs="Times New Roman"/>
          <w:sz w:val="24"/>
          <w:szCs w:val="24"/>
          <w:lang w:val="en-US" w:eastAsia="zh-TW"/>
        </w:rPr>
        <w:t>That is, higher</w:t>
      </w:r>
      <w:r w:rsidR="00EB0F76">
        <w:rPr>
          <w:rFonts w:ascii="Times New Roman" w:eastAsia="Times New Roman" w:hAnsi="Times New Roman" w:cs="Times New Roman"/>
          <w:sz w:val="24"/>
          <w:szCs w:val="24"/>
          <w:lang w:val="en-US" w:eastAsia="zh-TW"/>
        </w:rPr>
        <w:t xml:space="preserve"> levels of</w:t>
      </w:r>
      <w:r w:rsidR="006E4A4C">
        <w:rPr>
          <w:rFonts w:ascii="Times New Roman" w:eastAsia="Times New Roman" w:hAnsi="Times New Roman" w:cs="Times New Roman"/>
          <w:sz w:val="24"/>
          <w:szCs w:val="24"/>
          <w:lang w:val="en-US" w:eastAsia="zh-TW"/>
        </w:rPr>
        <w:t xml:space="preserve"> structure-function decoupling </w:t>
      </w:r>
      <w:r w:rsidR="00B25B37">
        <w:rPr>
          <w:rFonts w:ascii="Times New Roman" w:eastAsia="Times New Roman" w:hAnsi="Times New Roman" w:cs="Times New Roman"/>
          <w:sz w:val="24"/>
          <w:szCs w:val="24"/>
          <w:lang w:val="en-US" w:eastAsia="zh-TW"/>
        </w:rPr>
        <w:t>were</w:t>
      </w:r>
      <w:r w:rsidR="00EB0F76">
        <w:rPr>
          <w:rFonts w:ascii="Times New Roman" w:eastAsia="Times New Roman" w:hAnsi="Times New Roman" w:cs="Times New Roman"/>
          <w:sz w:val="24"/>
          <w:szCs w:val="24"/>
          <w:lang w:val="en-US" w:eastAsia="zh-TW"/>
        </w:rPr>
        <w:t xml:space="preserve"> associated with</w:t>
      </w:r>
      <w:r w:rsidR="006E4A4C">
        <w:rPr>
          <w:rFonts w:ascii="Times New Roman" w:eastAsia="Times New Roman" w:hAnsi="Times New Roman" w:cs="Times New Roman"/>
          <w:sz w:val="24"/>
          <w:szCs w:val="24"/>
          <w:lang w:val="en-US" w:eastAsia="zh-TW"/>
        </w:rPr>
        <w:t xml:space="preserve"> more severe ADHD symptoms. Red dots denote</w:t>
      </w:r>
      <w:r w:rsidR="00096878">
        <w:rPr>
          <w:rFonts w:ascii="Times New Roman" w:eastAsia="Times New Roman" w:hAnsi="Times New Roman" w:cs="Times New Roman"/>
          <w:sz w:val="24"/>
          <w:szCs w:val="24"/>
          <w:lang w:val="en-US" w:eastAsia="zh-TW"/>
        </w:rPr>
        <w:t xml:space="preserve"> ADHD individuals; gray dots r</w:t>
      </w:r>
      <w:r w:rsidR="006E4A4C">
        <w:rPr>
          <w:rFonts w:ascii="Times New Roman" w:eastAsia="Times New Roman" w:hAnsi="Times New Roman" w:cs="Times New Roman"/>
          <w:sz w:val="24"/>
          <w:szCs w:val="24"/>
          <w:lang w:val="en-US" w:eastAsia="zh-TW"/>
        </w:rPr>
        <w:t>epresent</w:t>
      </w:r>
      <w:r w:rsidR="000F2BE5">
        <w:rPr>
          <w:rFonts w:ascii="Times New Roman" w:eastAsia="Times New Roman" w:hAnsi="Times New Roman" w:cs="Times New Roman"/>
          <w:sz w:val="24"/>
          <w:szCs w:val="24"/>
          <w:lang w:val="en-US" w:eastAsia="zh-TW"/>
        </w:rPr>
        <w:t xml:space="preserve"> </w:t>
      </w:r>
      <w:r w:rsidR="00EB0F76">
        <w:rPr>
          <w:rFonts w:ascii="Times New Roman" w:eastAsia="Times New Roman" w:hAnsi="Times New Roman" w:cs="Times New Roman"/>
          <w:sz w:val="24"/>
          <w:szCs w:val="24"/>
          <w:lang w:val="en-US" w:eastAsia="zh-TW"/>
        </w:rPr>
        <w:t xml:space="preserve">matched healthy </w:t>
      </w:r>
      <w:r w:rsidR="000F2BE5">
        <w:rPr>
          <w:rFonts w:ascii="Times New Roman" w:eastAsia="Times New Roman" w:hAnsi="Times New Roman" w:cs="Times New Roman"/>
          <w:sz w:val="24"/>
          <w:szCs w:val="24"/>
          <w:lang w:val="en-US" w:eastAsia="zh-TW"/>
        </w:rPr>
        <w:t>control participants.</w:t>
      </w:r>
    </w:p>
    <w:p w14:paraId="06E80A76" w14:textId="77777777" w:rsidR="002B5B68" w:rsidRPr="00454EF1" w:rsidRDefault="002B5B68">
      <w:pPr>
        <w:contextualSpacing w:val="0"/>
        <w:jc w:val="both"/>
        <w:rPr>
          <w:rFonts w:ascii="Times New Roman" w:eastAsia="Times New Roman" w:hAnsi="Times New Roman" w:cs="Times New Roman"/>
          <w:i/>
          <w:sz w:val="24"/>
          <w:szCs w:val="24"/>
        </w:rPr>
      </w:pPr>
    </w:p>
    <w:p w14:paraId="723A695B" w14:textId="173EC5E4" w:rsidR="00634551" w:rsidRPr="00454EF1" w:rsidRDefault="00634551" w:rsidP="00634551">
      <w:pPr>
        <w:contextualSpacing w:val="0"/>
        <w:jc w:val="both"/>
        <w:rPr>
          <w:rFonts w:ascii="Times New Roman" w:eastAsia="Times New Roman" w:hAnsi="Times New Roman" w:cs="Times New Roman"/>
          <w:i/>
          <w:sz w:val="24"/>
          <w:szCs w:val="24"/>
        </w:rPr>
      </w:pPr>
      <w:del w:id="391" w:author="Luca Cocchi" w:date="2018-12-12T10:16:00Z">
        <w:r w:rsidRPr="00454EF1" w:rsidDel="00AA08C8">
          <w:rPr>
            <w:rFonts w:ascii="Times New Roman" w:eastAsia="Times New Roman" w:hAnsi="Times New Roman" w:cs="Times New Roman"/>
            <w:i/>
            <w:sz w:val="24"/>
            <w:szCs w:val="24"/>
          </w:rPr>
          <w:delText xml:space="preserve">Robustness </w:delText>
        </w:r>
      </w:del>
      <w:r w:rsidR="00AA08C8">
        <w:rPr>
          <w:rFonts w:ascii="Times New Roman" w:eastAsia="Times New Roman" w:hAnsi="Times New Roman" w:cs="Times New Roman"/>
          <w:i/>
          <w:sz w:val="24"/>
          <w:szCs w:val="24"/>
        </w:rPr>
        <w:t>Control</w:t>
      </w:r>
      <w:r w:rsidR="00AA08C8" w:rsidRPr="00454EF1">
        <w:rPr>
          <w:rFonts w:ascii="Times New Roman" w:eastAsia="Times New Roman" w:hAnsi="Times New Roman" w:cs="Times New Roman"/>
          <w:i/>
          <w:sz w:val="24"/>
          <w:szCs w:val="24"/>
        </w:rPr>
        <w:t xml:space="preserve"> </w:t>
      </w:r>
      <w:r w:rsidRPr="00454EF1">
        <w:rPr>
          <w:rFonts w:ascii="Times New Roman" w:eastAsia="Times New Roman" w:hAnsi="Times New Roman" w:cs="Times New Roman"/>
          <w:i/>
          <w:sz w:val="24"/>
          <w:szCs w:val="24"/>
        </w:rPr>
        <w:t>analyses</w:t>
      </w:r>
    </w:p>
    <w:p w14:paraId="3AE2DE3C" w14:textId="440CFCEE" w:rsidR="00E33451" w:rsidRDefault="00637AEE" w:rsidP="0063455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replicated </w:t>
      </w:r>
      <w:r w:rsidR="00E33451">
        <w:rPr>
          <w:rFonts w:ascii="Times New Roman" w:eastAsia="Times New Roman" w:hAnsi="Times New Roman" w:cs="Times New Roman"/>
          <w:sz w:val="24"/>
          <w:szCs w:val="24"/>
        </w:rPr>
        <w:t xml:space="preserve">all </w:t>
      </w:r>
      <w:r>
        <w:rPr>
          <w:rFonts w:ascii="Times New Roman" w:eastAsia="Times New Roman" w:hAnsi="Times New Roman" w:cs="Times New Roman"/>
          <w:sz w:val="24"/>
          <w:szCs w:val="24"/>
        </w:rPr>
        <w:t xml:space="preserve">results using two other, independent </w:t>
      </w:r>
      <w:r w:rsidR="005D45E9">
        <w:rPr>
          <w:rFonts w:ascii="Times New Roman" w:eastAsia="Times New Roman" w:hAnsi="Times New Roman" w:cs="Times New Roman"/>
          <w:sz w:val="24"/>
          <w:szCs w:val="24"/>
        </w:rPr>
        <w:t>brain parcellations</w:t>
      </w:r>
      <w:r w:rsidR="00634551" w:rsidRPr="00454EF1">
        <w:rPr>
          <w:rFonts w:ascii="Times New Roman" w:eastAsia="Times New Roman" w:hAnsi="Times New Roman" w:cs="Times New Roman"/>
          <w:sz w:val="24"/>
          <w:szCs w:val="24"/>
        </w:rPr>
        <w:t xml:space="preserve"> (</w:t>
      </w:r>
      <w:r w:rsidR="00634551" w:rsidRPr="00454EF1">
        <w:rPr>
          <w:rFonts w:ascii="Times New Roman" w:eastAsia="Times New Roman" w:hAnsi="Times New Roman" w:cs="Times New Roman"/>
          <w:i/>
          <w:sz w:val="24"/>
          <w:szCs w:val="24"/>
        </w:rPr>
        <w:t>Shen-213</w:t>
      </w:r>
      <w:r w:rsidR="00634551" w:rsidRPr="00454EF1">
        <w:rPr>
          <w:rFonts w:ascii="Times New Roman" w:eastAsia="Times New Roman" w:hAnsi="Times New Roman" w:cs="Times New Roman"/>
          <w:sz w:val="24"/>
          <w:szCs w:val="24"/>
        </w:rPr>
        <w:t xml:space="preserve"> and </w:t>
      </w:r>
      <w:r w:rsidR="00634551" w:rsidRPr="00454EF1">
        <w:rPr>
          <w:rFonts w:ascii="Times New Roman" w:eastAsia="Times New Roman" w:hAnsi="Times New Roman" w:cs="Times New Roman"/>
          <w:i/>
          <w:sz w:val="24"/>
          <w:szCs w:val="24"/>
        </w:rPr>
        <w:t>Brainnetome-244</w:t>
      </w:r>
      <w:r>
        <w:rPr>
          <w:rFonts w:ascii="Times New Roman" w:eastAsia="Times New Roman" w:hAnsi="Times New Roman" w:cs="Times New Roman"/>
          <w:i/>
          <w:sz w:val="24"/>
          <w:szCs w:val="24"/>
        </w:rPr>
        <w:t xml:space="preserve">, </w:t>
      </w:r>
      <w:r w:rsidRPr="00B45891">
        <w:rPr>
          <w:rFonts w:ascii="Times New Roman" w:eastAsia="Times New Roman" w:hAnsi="Times New Roman" w:cs="Times New Roman"/>
          <w:sz w:val="24"/>
          <w:szCs w:val="24"/>
        </w:rPr>
        <w:t xml:space="preserve">see </w:t>
      </w:r>
      <w:r w:rsidRPr="00637AEE">
        <w:rPr>
          <w:rFonts w:ascii="Times New Roman" w:eastAsia="Times New Roman" w:hAnsi="Times New Roman" w:cs="Times New Roman"/>
          <w:b/>
          <w:sz w:val="24"/>
          <w:szCs w:val="24"/>
        </w:rPr>
        <w:t>Supplementary Table 2</w:t>
      </w:r>
      <w:r w:rsidR="00634551" w:rsidRPr="00454EF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634551" w:rsidRPr="00454EF1">
        <w:rPr>
          <w:rFonts w:ascii="Times New Roman" w:eastAsia="Times New Roman" w:hAnsi="Times New Roman" w:cs="Times New Roman"/>
          <w:sz w:val="24"/>
          <w:szCs w:val="24"/>
        </w:rPr>
        <w:t xml:space="preserve"> </w:t>
      </w:r>
      <w:r w:rsidR="00E33451">
        <w:rPr>
          <w:rFonts w:ascii="Times New Roman" w:eastAsia="Times New Roman" w:hAnsi="Times New Roman" w:cs="Times New Roman"/>
          <w:sz w:val="24"/>
          <w:szCs w:val="24"/>
        </w:rPr>
        <w:t>However</w:t>
      </w:r>
      <w:r w:rsidR="00634551" w:rsidRPr="00454EF1">
        <w:rPr>
          <w:rFonts w:ascii="Times New Roman" w:eastAsia="Times New Roman" w:hAnsi="Times New Roman" w:cs="Times New Roman"/>
          <w:sz w:val="24"/>
          <w:szCs w:val="24"/>
        </w:rPr>
        <w:t xml:space="preserve">, using these </w:t>
      </w:r>
      <w:proofErr w:type="gramStart"/>
      <w:r w:rsidR="00634551" w:rsidRPr="00454EF1">
        <w:rPr>
          <w:rFonts w:ascii="Times New Roman" w:eastAsia="Times New Roman" w:hAnsi="Times New Roman" w:cs="Times New Roman"/>
          <w:sz w:val="24"/>
          <w:szCs w:val="24"/>
        </w:rPr>
        <w:t xml:space="preserve">two </w:t>
      </w:r>
      <w:r w:rsidR="00E33451">
        <w:rPr>
          <w:rFonts w:ascii="Times New Roman" w:eastAsia="Times New Roman" w:hAnsi="Times New Roman" w:cs="Times New Roman"/>
          <w:sz w:val="24"/>
          <w:szCs w:val="24"/>
        </w:rPr>
        <w:t>alternative</w:t>
      </w:r>
      <w:proofErr w:type="gramEnd"/>
      <w:r w:rsidR="00E33451">
        <w:rPr>
          <w:rFonts w:ascii="Times New Roman" w:eastAsia="Times New Roman" w:hAnsi="Times New Roman" w:cs="Times New Roman"/>
          <w:sz w:val="24"/>
          <w:szCs w:val="24"/>
        </w:rPr>
        <w:t xml:space="preserve"> brain</w:t>
      </w:r>
      <w:r w:rsidR="00E33451" w:rsidRPr="00454EF1">
        <w:rPr>
          <w:rFonts w:ascii="Times New Roman" w:eastAsia="Times New Roman" w:hAnsi="Times New Roman" w:cs="Times New Roman"/>
          <w:sz w:val="24"/>
          <w:szCs w:val="24"/>
        </w:rPr>
        <w:t xml:space="preserve"> parcellation</w:t>
      </w:r>
      <w:r w:rsidR="00E33451">
        <w:rPr>
          <w:rFonts w:ascii="Times New Roman" w:eastAsia="Times New Roman" w:hAnsi="Times New Roman" w:cs="Times New Roman"/>
          <w:sz w:val="24"/>
          <w:szCs w:val="24"/>
        </w:rPr>
        <w:t>s</w:t>
      </w:r>
      <w:r w:rsidR="00634551" w:rsidRPr="00454EF1">
        <w:rPr>
          <w:rFonts w:ascii="Times New Roman" w:eastAsia="Times New Roman" w:hAnsi="Times New Roman" w:cs="Times New Roman"/>
          <w:sz w:val="24"/>
          <w:szCs w:val="24"/>
        </w:rPr>
        <w:t>, adults with ADHD further exhibited weaker structure-function coupling in hub connections</w:t>
      </w:r>
      <w:r w:rsidR="00E33451">
        <w:rPr>
          <w:rFonts w:ascii="Times New Roman" w:eastAsia="Times New Roman" w:hAnsi="Times New Roman" w:cs="Times New Roman"/>
          <w:sz w:val="24"/>
          <w:szCs w:val="24"/>
        </w:rPr>
        <w:t xml:space="preserve">. </w:t>
      </w:r>
      <w:r w:rsidR="00B45891">
        <w:rPr>
          <w:rFonts w:ascii="Times New Roman" w:eastAsia="Times New Roman" w:hAnsi="Times New Roman" w:cs="Times New Roman"/>
          <w:sz w:val="24"/>
          <w:szCs w:val="24"/>
        </w:rPr>
        <w:t>While significant, t</w:t>
      </w:r>
      <w:r w:rsidR="00E33451">
        <w:rPr>
          <w:rFonts w:ascii="Times New Roman" w:eastAsia="Times New Roman" w:hAnsi="Times New Roman" w:cs="Times New Roman"/>
          <w:sz w:val="24"/>
          <w:szCs w:val="24"/>
        </w:rPr>
        <w:t>he</w:t>
      </w:r>
      <w:r w:rsidR="00634551" w:rsidRPr="00454EF1">
        <w:rPr>
          <w:rFonts w:ascii="Times New Roman" w:eastAsia="Times New Roman" w:hAnsi="Times New Roman" w:cs="Times New Roman"/>
          <w:sz w:val="24"/>
          <w:szCs w:val="24"/>
        </w:rPr>
        <w:t xml:space="preserve"> effect size</w:t>
      </w:r>
      <w:r w:rsidR="00E33451">
        <w:rPr>
          <w:rFonts w:ascii="Times New Roman" w:eastAsia="Times New Roman" w:hAnsi="Times New Roman" w:cs="Times New Roman"/>
          <w:sz w:val="24"/>
          <w:szCs w:val="24"/>
        </w:rPr>
        <w:t xml:space="preserve"> of </w:t>
      </w:r>
      <w:r w:rsidR="00E33451">
        <w:rPr>
          <w:rFonts w:ascii="Times New Roman" w:eastAsia="Times New Roman" w:hAnsi="Times New Roman" w:cs="Times New Roman"/>
          <w:sz w:val="24"/>
          <w:szCs w:val="24"/>
        </w:rPr>
        <w:t>these</w:t>
      </w:r>
      <w:r w:rsidR="00E33451">
        <w:rPr>
          <w:rFonts w:ascii="Times New Roman" w:eastAsia="Times New Roman" w:hAnsi="Times New Roman" w:cs="Times New Roman"/>
          <w:sz w:val="24"/>
          <w:szCs w:val="24"/>
        </w:rPr>
        <w:t xml:space="preserve"> between group difference</w:t>
      </w:r>
      <w:r w:rsidR="00B45891">
        <w:rPr>
          <w:rFonts w:ascii="Times New Roman" w:eastAsia="Times New Roman" w:hAnsi="Times New Roman" w:cs="Times New Roman"/>
          <w:sz w:val="24"/>
          <w:szCs w:val="24"/>
        </w:rPr>
        <w:t>s</w:t>
      </w:r>
      <w:r w:rsidR="00E33451">
        <w:rPr>
          <w:rFonts w:ascii="Times New Roman" w:eastAsia="Times New Roman" w:hAnsi="Times New Roman" w:cs="Times New Roman"/>
          <w:sz w:val="24"/>
          <w:szCs w:val="24"/>
        </w:rPr>
        <w:t xml:space="preserve"> was</w:t>
      </w:r>
      <w:r w:rsidR="00B45891">
        <w:rPr>
          <w:rFonts w:ascii="Times New Roman" w:eastAsia="Times New Roman" w:hAnsi="Times New Roman" w:cs="Times New Roman"/>
          <w:sz w:val="24"/>
          <w:szCs w:val="24"/>
        </w:rPr>
        <w:t xml:space="preserve"> consistently</w:t>
      </w:r>
      <w:r w:rsidR="00E33451">
        <w:rPr>
          <w:rFonts w:ascii="Times New Roman" w:eastAsia="Times New Roman" w:hAnsi="Times New Roman" w:cs="Times New Roman"/>
          <w:sz w:val="24"/>
          <w:szCs w:val="24"/>
        </w:rPr>
        <w:t xml:space="preserve"> smaller</w:t>
      </w:r>
      <w:r w:rsidR="00634551" w:rsidRPr="00454EF1">
        <w:rPr>
          <w:rFonts w:ascii="Times New Roman" w:eastAsia="Times New Roman" w:hAnsi="Times New Roman" w:cs="Times New Roman"/>
          <w:sz w:val="24"/>
          <w:szCs w:val="24"/>
        </w:rPr>
        <w:t xml:space="preserve"> compared to that in the feeder comparison.</w:t>
      </w:r>
      <w:r w:rsidR="00E33451">
        <w:rPr>
          <w:rFonts w:ascii="Times New Roman" w:eastAsia="Times New Roman" w:hAnsi="Times New Roman" w:cs="Times New Roman"/>
          <w:sz w:val="24"/>
          <w:szCs w:val="24"/>
        </w:rPr>
        <w:t xml:space="preserve"> </w:t>
      </w:r>
      <w:commentRangeStart w:id="392"/>
      <w:r w:rsidR="00E33451">
        <w:rPr>
          <w:rFonts w:ascii="Times New Roman" w:eastAsia="Times New Roman" w:hAnsi="Times New Roman" w:cs="Times New Roman"/>
          <w:sz w:val="24"/>
          <w:szCs w:val="24"/>
        </w:rPr>
        <w:t xml:space="preserve">The </w:t>
      </w:r>
      <w:r w:rsidR="00E33451">
        <w:rPr>
          <w:rFonts w:ascii="Times New Roman" w:eastAsia="Times New Roman" w:hAnsi="Times New Roman" w:cs="Times New Roman"/>
          <w:sz w:val="24"/>
          <w:szCs w:val="24"/>
        </w:rPr>
        <w:t xml:space="preserve">weaker structure-function </w:t>
      </w:r>
      <w:r w:rsidR="00E33451">
        <w:rPr>
          <w:rFonts w:ascii="Times New Roman" w:eastAsia="Times New Roman" w:hAnsi="Times New Roman" w:cs="Times New Roman"/>
          <w:sz w:val="24"/>
          <w:szCs w:val="24"/>
        </w:rPr>
        <w:lastRenderedPageBreak/>
        <w:t xml:space="preserve">coupling was not observed using our original parcellation and </w:t>
      </w:r>
      <w:r w:rsidR="00E33451">
        <w:rPr>
          <w:rFonts w:ascii="Times New Roman" w:eastAsia="Times New Roman" w:hAnsi="Times New Roman" w:cs="Times New Roman"/>
          <w:sz w:val="24"/>
          <w:szCs w:val="24"/>
        </w:rPr>
        <w:t>therefore</w:t>
      </w:r>
      <w:r w:rsidR="00E33451">
        <w:rPr>
          <w:rFonts w:ascii="Times New Roman" w:eastAsia="Times New Roman" w:hAnsi="Times New Roman" w:cs="Times New Roman"/>
          <w:sz w:val="24"/>
          <w:szCs w:val="24"/>
        </w:rPr>
        <w:t xml:space="preserve"> less robust compared to the reported difference in feeder connections.</w:t>
      </w:r>
      <w:commentRangeEnd w:id="392"/>
      <w:r w:rsidR="00E33451">
        <w:rPr>
          <w:rStyle w:val="CommentReference"/>
        </w:rPr>
        <w:commentReference w:id="392"/>
      </w:r>
      <w:r w:rsidR="00E33451">
        <w:rPr>
          <w:rFonts w:ascii="Times New Roman" w:eastAsia="Times New Roman" w:hAnsi="Times New Roman" w:cs="Times New Roman"/>
          <w:sz w:val="24"/>
          <w:szCs w:val="24"/>
        </w:rPr>
        <w:t xml:space="preserve"> </w:t>
      </w:r>
    </w:p>
    <w:p w14:paraId="41501E03" w14:textId="77777777" w:rsidR="00B45891" w:rsidRDefault="00B45891" w:rsidP="00634551">
      <w:pPr>
        <w:contextualSpacing w:val="0"/>
        <w:jc w:val="both"/>
        <w:rPr>
          <w:rFonts w:ascii="Times New Roman" w:eastAsia="Times New Roman" w:hAnsi="Times New Roman" w:cs="Times New Roman"/>
          <w:sz w:val="24"/>
          <w:szCs w:val="24"/>
        </w:rPr>
      </w:pPr>
    </w:p>
    <w:p w14:paraId="6588FC2C" w14:textId="6B249B1A" w:rsidR="00637AEE" w:rsidRDefault="00634551" w:rsidP="0063455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ADHD-</w:t>
      </w:r>
      <w:r w:rsidR="00E33451">
        <w:rPr>
          <w:rFonts w:ascii="Times New Roman" w:eastAsia="Times New Roman" w:hAnsi="Times New Roman" w:cs="Times New Roman"/>
          <w:sz w:val="24"/>
          <w:szCs w:val="24"/>
        </w:rPr>
        <w:t>related</w:t>
      </w:r>
      <w:r w:rsidR="00E33451"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reduction in structure-function coupling in the whole connectome and feeder connections was also observed when different thresholds (12.5% and 17.5%) were used to define hubness based on the main parcellation (</w:t>
      </w:r>
      <w:r w:rsidRPr="00454EF1">
        <w:rPr>
          <w:rFonts w:ascii="Times New Roman" w:eastAsia="Times New Roman" w:hAnsi="Times New Roman" w:cs="Times New Roman"/>
          <w:i/>
          <w:sz w:val="24"/>
          <w:szCs w:val="24"/>
        </w:rPr>
        <w:t>Schaeffer-214</w:t>
      </w:r>
      <w:r w:rsidRPr="00454EF1">
        <w:rPr>
          <w:rFonts w:ascii="Times New Roman" w:eastAsia="Times New Roman" w:hAnsi="Times New Roman" w:cs="Times New Roman"/>
          <w:sz w:val="24"/>
          <w:szCs w:val="24"/>
        </w:rPr>
        <w:t>) (</w:t>
      </w:r>
      <w:r w:rsidRPr="00454EF1">
        <w:rPr>
          <w:rFonts w:ascii="Times New Roman" w:eastAsia="Times New Roman" w:hAnsi="Times New Roman" w:cs="Times New Roman"/>
          <w:b/>
          <w:sz w:val="24"/>
          <w:szCs w:val="24"/>
        </w:rPr>
        <w:t xml:space="preserve">Supplementary Table </w:t>
      </w:r>
      <w:r w:rsidR="004458E9">
        <w:rPr>
          <w:rFonts w:ascii="Times New Roman" w:eastAsia="Times New Roman" w:hAnsi="Times New Roman" w:cs="Times New Roman"/>
          <w:b/>
          <w:sz w:val="24"/>
          <w:szCs w:val="24"/>
        </w:rPr>
        <w:t>3</w:t>
      </w:r>
      <w:r w:rsidRPr="00454EF1">
        <w:rPr>
          <w:rFonts w:ascii="Times New Roman" w:eastAsia="Times New Roman" w:hAnsi="Times New Roman" w:cs="Times New Roman"/>
          <w:sz w:val="24"/>
          <w:szCs w:val="24"/>
        </w:rPr>
        <w:t>).</w:t>
      </w:r>
      <w:r w:rsidR="00637AEE" w:rsidRPr="00637AEE">
        <w:rPr>
          <w:rFonts w:ascii="Times New Roman" w:eastAsia="Times New Roman" w:hAnsi="Times New Roman" w:cs="Times New Roman"/>
          <w:sz w:val="24"/>
          <w:szCs w:val="24"/>
        </w:rPr>
        <w:t xml:space="preserve"> </w:t>
      </w:r>
    </w:p>
    <w:p w14:paraId="45E8B36E" w14:textId="0539DFDA" w:rsidR="00634551" w:rsidRPr="00454EF1" w:rsidRDefault="00637AEE" w:rsidP="0063455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454EF1">
        <w:rPr>
          <w:rFonts w:ascii="Times New Roman" w:eastAsia="Times New Roman" w:hAnsi="Times New Roman" w:cs="Times New Roman"/>
          <w:sz w:val="24"/>
          <w:szCs w:val="24"/>
        </w:rPr>
        <w:t xml:space="preserve"> negative correlation between structural-functional coupling and ADHD symptoms w</w:t>
      </w:r>
      <w:r w:rsidR="00B45891">
        <w:rPr>
          <w:rFonts w:ascii="Times New Roman" w:eastAsia="Times New Roman" w:hAnsi="Times New Roman" w:cs="Times New Roman"/>
          <w:sz w:val="24"/>
          <w:szCs w:val="24"/>
        </w:rPr>
        <w:t xml:space="preserve">as </w:t>
      </w:r>
      <w:r w:rsidRPr="00454EF1">
        <w:rPr>
          <w:rFonts w:ascii="Times New Roman" w:eastAsia="Times New Roman" w:hAnsi="Times New Roman" w:cs="Times New Roman"/>
          <w:sz w:val="24"/>
          <w:szCs w:val="24"/>
        </w:rPr>
        <w:t xml:space="preserve">also replicated in the </w:t>
      </w:r>
      <w:r w:rsidR="00D03AAE">
        <w:rPr>
          <w:rFonts w:ascii="Times New Roman" w:eastAsia="Times New Roman" w:hAnsi="Times New Roman" w:cs="Times New Roman"/>
          <w:sz w:val="24"/>
          <w:szCs w:val="24"/>
        </w:rPr>
        <w:t xml:space="preserve">additional brain parcellations </w:t>
      </w:r>
      <w:r w:rsidR="00D03AAE" w:rsidRPr="00454EF1">
        <w:rPr>
          <w:rFonts w:ascii="Times New Roman" w:eastAsia="Times New Roman" w:hAnsi="Times New Roman" w:cs="Times New Roman"/>
          <w:sz w:val="24"/>
          <w:szCs w:val="24"/>
        </w:rPr>
        <w:t>(</w:t>
      </w:r>
      <w:r w:rsidR="00D03AAE" w:rsidRPr="00454EF1">
        <w:rPr>
          <w:rFonts w:ascii="Times New Roman" w:eastAsia="Times New Roman" w:hAnsi="Times New Roman" w:cs="Times New Roman"/>
          <w:b/>
          <w:sz w:val="24"/>
          <w:szCs w:val="24"/>
        </w:rPr>
        <w:t xml:space="preserve">Supplementary </w:t>
      </w:r>
      <w:r w:rsidR="00D03AAE">
        <w:rPr>
          <w:rFonts w:ascii="Times New Roman" w:eastAsia="Times New Roman" w:hAnsi="Times New Roman" w:cs="Times New Roman"/>
          <w:b/>
          <w:sz w:val="24"/>
          <w:szCs w:val="24"/>
        </w:rPr>
        <w:t>Table 2</w:t>
      </w:r>
      <w:r w:rsidR="00D03AAE" w:rsidRPr="004458E9">
        <w:rPr>
          <w:rFonts w:ascii="Times New Roman" w:eastAsia="Times New Roman" w:hAnsi="Times New Roman" w:cs="Times New Roman"/>
          <w:sz w:val="24"/>
          <w:szCs w:val="24"/>
        </w:rPr>
        <w:t>)</w:t>
      </w:r>
      <w:r w:rsidR="00D03AAE">
        <w:rPr>
          <w:rFonts w:ascii="Times New Roman" w:eastAsia="Times New Roman" w:hAnsi="Times New Roman" w:cs="Times New Roman"/>
          <w:sz w:val="24"/>
          <w:szCs w:val="24"/>
        </w:rPr>
        <w:t>. Moreover, to ensure the correlation wasn’t driven by a specific behavioural measure, we demonstrated correlations using</w:t>
      </w:r>
      <w:r w:rsidRPr="00454EF1">
        <w:rPr>
          <w:rFonts w:ascii="Times New Roman" w:eastAsia="Times New Roman" w:hAnsi="Times New Roman" w:cs="Times New Roman"/>
          <w:sz w:val="24"/>
          <w:szCs w:val="24"/>
        </w:rPr>
        <w:t xml:space="preserve"> </w:t>
      </w:r>
      <w:commentRangeStart w:id="393"/>
      <w:commentRangeStart w:id="394"/>
      <w:r w:rsidRPr="00454EF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individual</w:t>
      </w:r>
      <w:r w:rsidRPr="00454EF1">
        <w:rPr>
          <w:rFonts w:ascii="Times New Roman" w:eastAsia="Times New Roman" w:hAnsi="Times New Roman" w:cs="Times New Roman"/>
          <w:sz w:val="24"/>
          <w:szCs w:val="24"/>
        </w:rPr>
        <w:t xml:space="preserve"> scores of self- and parent-rated symptoms </w:t>
      </w:r>
      <w:commentRangeEnd w:id="393"/>
      <w:r w:rsidR="00E33451">
        <w:rPr>
          <w:rStyle w:val="CommentReference"/>
        </w:rPr>
        <w:commentReference w:id="393"/>
      </w:r>
      <w:commentRangeEnd w:id="394"/>
      <w:r w:rsidR="00B45891">
        <w:rPr>
          <w:rStyle w:val="CommentReference"/>
        </w:rPr>
        <w:commentReference w:id="394"/>
      </w:r>
      <w:r w:rsidRPr="00454EF1">
        <w:rPr>
          <w:rFonts w:ascii="Times New Roman" w:eastAsia="Times New Roman" w:hAnsi="Times New Roman" w:cs="Times New Roman"/>
          <w:sz w:val="24"/>
          <w:szCs w:val="24"/>
        </w:rPr>
        <w:t>(</w:t>
      </w:r>
      <w:r w:rsidRPr="00454EF1">
        <w:rPr>
          <w:rFonts w:ascii="Times New Roman" w:eastAsia="Times New Roman" w:hAnsi="Times New Roman" w:cs="Times New Roman"/>
          <w:b/>
          <w:sz w:val="24"/>
          <w:szCs w:val="24"/>
        </w:rPr>
        <w:t xml:space="preserve">Supplementary Table </w:t>
      </w:r>
      <w:r>
        <w:rPr>
          <w:rFonts w:ascii="Times New Roman" w:eastAsia="Times New Roman" w:hAnsi="Times New Roman" w:cs="Times New Roman"/>
          <w:b/>
          <w:sz w:val="24"/>
          <w:szCs w:val="24"/>
        </w:rPr>
        <w:t>5</w:t>
      </w:r>
      <w:r w:rsidRPr="00454EF1">
        <w:rPr>
          <w:rFonts w:ascii="Times New Roman" w:eastAsia="Times New Roman" w:hAnsi="Times New Roman" w:cs="Times New Roman"/>
          <w:sz w:val="24"/>
          <w:szCs w:val="24"/>
        </w:rPr>
        <w:t>).</w:t>
      </w:r>
    </w:p>
    <w:p w14:paraId="29EDEDE2" w14:textId="046EF015" w:rsidR="002B5B68" w:rsidRDefault="002B5B68">
      <w:pPr>
        <w:contextualSpacing w:val="0"/>
        <w:jc w:val="both"/>
        <w:rPr>
          <w:ins w:id="395" w:author="Luca Cocchi" w:date="2018-12-11T17:56:00Z"/>
          <w:rFonts w:ascii="Times New Roman" w:eastAsia="Times New Roman" w:hAnsi="Times New Roman" w:cs="Times New Roman"/>
          <w:b/>
          <w:sz w:val="24"/>
          <w:szCs w:val="24"/>
        </w:rPr>
      </w:pPr>
    </w:p>
    <w:p w14:paraId="2EFD0EE0" w14:textId="77777777" w:rsidR="0046009C" w:rsidRPr="00454EF1" w:rsidRDefault="0046009C">
      <w:pPr>
        <w:contextualSpacing w:val="0"/>
        <w:jc w:val="both"/>
        <w:rPr>
          <w:rFonts w:ascii="Times New Roman" w:eastAsia="Times New Roman" w:hAnsi="Times New Roman" w:cs="Times New Roman"/>
          <w:b/>
          <w:sz w:val="24"/>
          <w:szCs w:val="24"/>
        </w:rPr>
      </w:pPr>
    </w:p>
    <w:p w14:paraId="27CBBF69" w14:textId="48AE6AEA" w:rsidR="002B5B68" w:rsidRPr="00454EF1" w:rsidRDefault="00454EF1" w:rsidP="004425E9">
      <w:pPr>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t>Discussion</w:t>
      </w:r>
    </w:p>
    <w:p w14:paraId="618F2BA0" w14:textId="77068928" w:rsidR="008C0C96" w:rsidRDefault="00454EF1">
      <w:pPr>
        <w:contextualSpacing w:val="0"/>
        <w:jc w:val="both"/>
        <w:rPr>
          <w:ins w:id="396" w:author="Luca Cocchi" w:date="2018-12-12T13:33:00Z"/>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The present study provides </w:t>
      </w:r>
      <w:del w:id="397" w:author="Luca Cocchi" w:date="2018-12-12T13:32:00Z">
        <w:r w:rsidRPr="00454EF1" w:rsidDel="008C0C96">
          <w:rPr>
            <w:rFonts w:ascii="Times New Roman" w:eastAsia="Times New Roman" w:hAnsi="Times New Roman" w:cs="Times New Roman"/>
            <w:sz w:val="24"/>
            <w:szCs w:val="24"/>
          </w:rPr>
          <w:delText xml:space="preserve">the first </w:delText>
        </w:r>
      </w:del>
      <w:r w:rsidRPr="00454EF1">
        <w:rPr>
          <w:rFonts w:ascii="Times New Roman" w:eastAsia="Times New Roman" w:hAnsi="Times New Roman" w:cs="Times New Roman"/>
          <w:sz w:val="24"/>
          <w:szCs w:val="24"/>
        </w:rPr>
        <w:t xml:space="preserve">direct evidence of </w:t>
      </w:r>
      <w:ins w:id="398" w:author="Luca Cocchi" w:date="2018-12-12T14:18:00Z">
        <w:r w:rsidR="00965ACA">
          <w:rPr>
            <w:rFonts w:ascii="Times New Roman" w:eastAsia="Times New Roman" w:hAnsi="Times New Roman" w:cs="Times New Roman"/>
            <w:sz w:val="24"/>
            <w:szCs w:val="24"/>
          </w:rPr>
          <w:t xml:space="preserve">major </w:t>
        </w:r>
      </w:ins>
      <w:del w:id="399" w:author="Luca Cocchi" w:date="2018-12-12T14:18:00Z">
        <w:r w:rsidRPr="00454EF1" w:rsidDel="00965ACA">
          <w:rPr>
            <w:rFonts w:ascii="Times New Roman" w:eastAsia="Times New Roman" w:hAnsi="Times New Roman" w:cs="Times New Roman"/>
            <w:sz w:val="24"/>
            <w:szCs w:val="24"/>
          </w:rPr>
          <w:delText xml:space="preserve">alterations </w:delText>
        </w:r>
      </w:del>
      <w:ins w:id="400" w:author="Luca Cocchi" w:date="2018-12-12T14:18:00Z">
        <w:r w:rsidR="00965ACA">
          <w:rPr>
            <w:rFonts w:ascii="Times New Roman" w:eastAsia="Times New Roman" w:hAnsi="Times New Roman" w:cs="Times New Roman"/>
            <w:sz w:val="24"/>
            <w:szCs w:val="24"/>
          </w:rPr>
          <w:t>deficits</w:t>
        </w:r>
        <w:r w:rsidR="00965ACA" w:rsidRPr="00454EF1">
          <w:rPr>
            <w:rFonts w:ascii="Times New Roman" w:eastAsia="Times New Roman" w:hAnsi="Times New Roman" w:cs="Times New Roman"/>
            <w:sz w:val="24"/>
            <w:szCs w:val="24"/>
          </w:rPr>
          <w:t xml:space="preserve"> </w:t>
        </w:r>
      </w:ins>
      <w:r w:rsidRPr="00454EF1">
        <w:rPr>
          <w:rFonts w:ascii="Times New Roman" w:eastAsia="Times New Roman" w:hAnsi="Times New Roman" w:cs="Times New Roman"/>
          <w:sz w:val="24"/>
          <w:szCs w:val="24"/>
        </w:rPr>
        <w:t>in</w:t>
      </w:r>
      <w:del w:id="401" w:author="Luke H" w:date="2018-12-21T09:56:00Z">
        <w:r w:rsidRPr="00454EF1" w:rsidDel="00D03AAE">
          <w:rPr>
            <w:rFonts w:ascii="Times New Roman" w:eastAsia="Times New Roman" w:hAnsi="Times New Roman" w:cs="Times New Roman"/>
            <w:sz w:val="24"/>
            <w:szCs w:val="24"/>
          </w:rPr>
          <w:delText xml:space="preserve"> </w:delText>
        </w:r>
      </w:del>
      <w:ins w:id="402" w:author="Luca Cocchi" w:date="2018-12-12T13:37:00Z">
        <w:del w:id="403" w:author="Luke H" w:date="2018-12-21T09:56:00Z">
          <w:r w:rsidR="008C0C96" w:rsidDel="00D03AAE">
            <w:rPr>
              <w:rFonts w:ascii="Times New Roman" w:eastAsia="Times New Roman" w:hAnsi="Times New Roman" w:cs="Times New Roman"/>
              <w:sz w:val="24"/>
              <w:szCs w:val="24"/>
            </w:rPr>
            <w:delText>the</w:delText>
          </w:r>
        </w:del>
        <w:r w:rsidR="008C0C96">
          <w:rPr>
            <w:rFonts w:ascii="Times New Roman" w:eastAsia="Times New Roman" w:hAnsi="Times New Roman" w:cs="Times New Roman"/>
            <w:sz w:val="24"/>
            <w:szCs w:val="24"/>
          </w:rPr>
          <w:t xml:space="preserve"> </w:t>
        </w:r>
      </w:ins>
      <w:ins w:id="404" w:author="Luca Cocchi" w:date="2018-12-12T14:11:00Z">
        <w:r w:rsidR="008B7DD2">
          <w:rPr>
            <w:rFonts w:ascii="Times New Roman" w:eastAsia="Times New Roman" w:hAnsi="Times New Roman" w:cs="Times New Roman"/>
            <w:sz w:val="24"/>
            <w:szCs w:val="24"/>
          </w:rPr>
          <w:t xml:space="preserve">brain </w:t>
        </w:r>
      </w:ins>
      <w:r w:rsidRPr="00454EF1">
        <w:rPr>
          <w:rFonts w:ascii="Times New Roman" w:eastAsia="Times New Roman" w:hAnsi="Times New Roman" w:cs="Times New Roman"/>
          <w:sz w:val="24"/>
          <w:szCs w:val="24"/>
        </w:rPr>
        <w:t xml:space="preserve">structure-function coupling </w:t>
      </w:r>
      <w:ins w:id="405" w:author="Luke H" w:date="2018-12-21T09:56:00Z">
        <w:r w:rsidR="00D03AAE">
          <w:rPr>
            <w:rFonts w:ascii="Times New Roman" w:eastAsia="Times New Roman" w:hAnsi="Times New Roman" w:cs="Times New Roman"/>
            <w:sz w:val="24"/>
            <w:szCs w:val="24"/>
          </w:rPr>
          <w:t>with</w:t>
        </w:r>
      </w:ins>
      <w:del w:id="406" w:author="Luca Cocchi" w:date="2018-12-12T13:38:00Z">
        <w:r w:rsidRPr="00454EF1" w:rsidDel="008C0C96">
          <w:rPr>
            <w:rFonts w:ascii="Times New Roman" w:eastAsia="Times New Roman" w:hAnsi="Times New Roman" w:cs="Times New Roman"/>
            <w:sz w:val="24"/>
            <w:szCs w:val="24"/>
          </w:rPr>
          <w:delText xml:space="preserve">in the connectome </w:delText>
        </w:r>
      </w:del>
      <w:del w:id="407" w:author="Luca Cocchi" w:date="2018-12-12T14:18:00Z">
        <w:r w:rsidRPr="00454EF1" w:rsidDel="00965ACA">
          <w:rPr>
            <w:rFonts w:ascii="Times New Roman" w:eastAsia="Times New Roman" w:hAnsi="Times New Roman" w:cs="Times New Roman"/>
            <w:sz w:val="24"/>
            <w:szCs w:val="24"/>
          </w:rPr>
          <w:delText>of</w:delText>
        </w:r>
      </w:del>
      <w:ins w:id="408" w:author="Luca Cocchi" w:date="2018-12-12T14:18:00Z">
        <w:r w:rsidR="00965ACA">
          <w:rPr>
            <w:rFonts w:ascii="Times New Roman" w:eastAsia="Times New Roman" w:hAnsi="Times New Roman" w:cs="Times New Roman"/>
            <w:sz w:val="24"/>
            <w:szCs w:val="24"/>
          </w:rPr>
          <w:t>in</w:t>
        </w:r>
      </w:ins>
      <w:r w:rsidRPr="00454EF1">
        <w:rPr>
          <w:rFonts w:ascii="Times New Roman" w:eastAsia="Times New Roman" w:hAnsi="Times New Roman" w:cs="Times New Roman"/>
          <w:sz w:val="24"/>
          <w:szCs w:val="24"/>
        </w:rPr>
        <w:t xml:space="preserve"> medication-naive adults with childhood-onset ADHD</w:t>
      </w:r>
      <w:del w:id="409" w:author="Luca Cocchi" w:date="2018-12-12T11:45:00Z">
        <w:r w:rsidRPr="00454EF1" w:rsidDel="00A734BB">
          <w:rPr>
            <w:rFonts w:ascii="Times New Roman" w:eastAsia="Times New Roman" w:hAnsi="Times New Roman" w:cs="Times New Roman"/>
            <w:sz w:val="24"/>
            <w:szCs w:val="24"/>
          </w:rPr>
          <w:delText>, using multi-echo resting-state fMRI and DSI deterministic tractography</w:delText>
        </w:r>
      </w:del>
      <w:r w:rsidRPr="00454EF1">
        <w:rPr>
          <w:rFonts w:ascii="Times New Roman" w:eastAsia="Times New Roman" w:hAnsi="Times New Roman" w:cs="Times New Roman"/>
          <w:sz w:val="24"/>
          <w:szCs w:val="24"/>
        </w:rPr>
        <w:t xml:space="preserve">. </w:t>
      </w:r>
      <w:ins w:id="410" w:author="Luca Cocchi" w:date="2018-12-12T14:13:00Z">
        <w:r w:rsidR="008B7DD2">
          <w:rPr>
            <w:rFonts w:ascii="Times New Roman" w:eastAsia="Times New Roman" w:hAnsi="Times New Roman" w:cs="Times New Roman"/>
            <w:sz w:val="24"/>
            <w:szCs w:val="24"/>
          </w:rPr>
          <w:t xml:space="preserve">Critically, we found that a breakdown in the association between structural and functional connectivity correlated with higher symptoms of ADHD. </w:t>
        </w:r>
      </w:ins>
      <w:ins w:id="411" w:author="Luca Cocchi" w:date="2018-12-12T11:45:00Z">
        <w:r w:rsidR="00A734BB">
          <w:rPr>
            <w:rFonts w:ascii="Times New Roman" w:eastAsia="Times New Roman" w:hAnsi="Times New Roman" w:cs="Times New Roman"/>
            <w:sz w:val="24"/>
            <w:szCs w:val="24"/>
          </w:rPr>
          <w:t xml:space="preserve">In line with the </w:t>
        </w:r>
      </w:ins>
      <w:ins w:id="412" w:author="Luca Cocchi" w:date="2018-12-12T13:48:00Z">
        <w:r w:rsidR="0096492D">
          <w:rPr>
            <w:rFonts w:ascii="Times New Roman" w:eastAsia="Times New Roman" w:hAnsi="Times New Roman" w:cs="Times New Roman"/>
            <w:sz w:val="24"/>
            <w:szCs w:val="24"/>
          </w:rPr>
          <w:t>hypothesis</w:t>
        </w:r>
      </w:ins>
      <w:ins w:id="413" w:author="Luca Cocchi" w:date="2018-12-12T11:45:00Z">
        <w:r w:rsidR="00A734BB">
          <w:rPr>
            <w:rFonts w:ascii="Times New Roman" w:eastAsia="Times New Roman" w:hAnsi="Times New Roman" w:cs="Times New Roman"/>
            <w:sz w:val="24"/>
            <w:szCs w:val="24"/>
          </w:rPr>
          <w:t xml:space="preserve"> that hubs regions are vulnerable to brain </w:t>
        </w:r>
      </w:ins>
      <w:ins w:id="414" w:author="Luca Cocchi" w:date="2018-12-12T11:46:00Z">
        <w:r w:rsidR="00A734BB">
          <w:rPr>
            <w:rFonts w:ascii="Times New Roman" w:eastAsia="Times New Roman" w:hAnsi="Times New Roman" w:cs="Times New Roman"/>
            <w:sz w:val="24"/>
            <w:szCs w:val="24"/>
          </w:rPr>
          <w:t>pathology</w:t>
        </w:r>
      </w:ins>
      <w:ins w:id="415" w:author="Luca Cocchi" w:date="2018-12-12T13:48:00Z">
        <w:r w:rsidR="0096492D">
          <w:rPr>
            <w:rFonts w:ascii="Times New Roman" w:eastAsia="Times New Roman" w:hAnsi="Times New Roman" w:cs="Times New Roman"/>
            <w:sz w:val="24"/>
            <w:szCs w:val="24"/>
          </w:rPr>
          <w:t xml:space="preserve"> (refs)</w:t>
        </w:r>
      </w:ins>
      <w:ins w:id="416" w:author="Luca Cocchi" w:date="2018-12-12T11:45:00Z">
        <w:r w:rsidR="00A734BB">
          <w:rPr>
            <w:rFonts w:ascii="Times New Roman" w:eastAsia="Times New Roman" w:hAnsi="Times New Roman" w:cs="Times New Roman"/>
            <w:sz w:val="24"/>
            <w:szCs w:val="24"/>
          </w:rPr>
          <w:t>,</w:t>
        </w:r>
      </w:ins>
      <w:ins w:id="417" w:author="Luca Cocchi" w:date="2018-12-12T11:50:00Z">
        <w:r w:rsidR="00965ACA">
          <w:rPr>
            <w:rFonts w:ascii="Times New Roman" w:eastAsia="Times New Roman" w:hAnsi="Times New Roman" w:cs="Times New Roman"/>
            <w:sz w:val="24"/>
            <w:szCs w:val="24"/>
          </w:rPr>
          <w:t xml:space="preserve"> ADHD showed</w:t>
        </w:r>
        <w:r w:rsidR="00A734BB">
          <w:rPr>
            <w:rFonts w:ascii="Times New Roman" w:eastAsia="Times New Roman" w:hAnsi="Times New Roman" w:cs="Times New Roman"/>
            <w:sz w:val="24"/>
            <w:szCs w:val="24"/>
          </w:rPr>
          <w:t xml:space="preserve"> a key deficit in </w:t>
        </w:r>
      </w:ins>
      <w:ins w:id="418" w:author="Luca Cocchi" w:date="2018-12-12T14:15:00Z">
        <w:del w:id="419" w:author="Luke H" w:date="2018-12-21T09:57:00Z">
          <w:r w:rsidR="008B7DD2" w:rsidDel="00D03AAE">
            <w:rPr>
              <w:rFonts w:ascii="Times New Roman" w:eastAsia="Times New Roman" w:hAnsi="Times New Roman" w:cs="Times New Roman"/>
              <w:sz w:val="24"/>
              <w:szCs w:val="24"/>
            </w:rPr>
            <w:delText xml:space="preserve">brain </w:delText>
          </w:r>
        </w:del>
      </w:ins>
      <w:ins w:id="420" w:author="Luca Cocchi" w:date="2018-12-12T13:53:00Z">
        <w:del w:id="421" w:author="Luke H" w:date="2018-12-21T09:57:00Z">
          <w:r w:rsidR="0096492D" w:rsidDel="00D03AAE">
            <w:rPr>
              <w:rFonts w:ascii="Times New Roman" w:eastAsia="Times New Roman" w:hAnsi="Times New Roman" w:cs="Times New Roman"/>
              <w:sz w:val="24"/>
              <w:szCs w:val="24"/>
            </w:rPr>
            <w:delText>hub</w:delText>
          </w:r>
        </w:del>
      </w:ins>
      <w:ins w:id="422" w:author="Luca Cocchi" w:date="2018-12-12T13:54:00Z">
        <w:del w:id="423" w:author="Luke H" w:date="2018-12-21T09:57:00Z">
          <w:r w:rsidR="0096492D" w:rsidDel="00D03AAE">
            <w:rPr>
              <w:rFonts w:ascii="Times New Roman" w:eastAsia="Times New Roman" w:hAnsi="Times New Roman" w:cs="Times New Roman"/>
              <w:sz w:val="24"/>
              <w:szCs w:val="24"/>
            </w:rPr>
            <w:delText>s</w:delText>
          </w:r>
        </w:del>
      </w:ins>
      <w:ins w:id="424" w:author="Luke H" w:date="2018-12-21T09:57:00Z">
        <w:r w:rsidR="00D03AAE">
          <w:rPr>
            <w:rFonts w:ascii="Times New Roman" w:eastAsia="Times New Roman" w:hAnsi="Times New Roman" w:cs="Times New Roman"/>
            <w:sz w:val="24"/>
            <w:szCs w:val="24"/>
          </w:rPr>
          <w:t>connections linking hubs and periphery brain regions</w:t>
        </w:r>
      </w:ins>
      <w:ins w:id="425" w:author="Luca Cocchi" w:date="2018-12-12T14:15:00Z">
        <w:r w:rsidR="008B7DD2">
          <w:rPr>
            <w:rFonts w:ascii="Times New Roman" w:eastAsia="Times New Roman" w:hAnsi="Times New Roman" w:cs="Times New Roman"/>
            <w:sz w:val="24"/>
            <w:szCs w:val="24"/>
          </w:rPr>
          <w:t xml:space="preserve"> </w:t>
        </w:r>
      </w:ins>
      <w:ins w:id="426" w:author="Luca Cocchi" w:date="2018-12-12T14:16:00Z">
        <w:del w:id="427" w:author="Luke H" w:date="2018-12-21T09:57:00Z">
          <w:r w:rsidR="008B7DD2" w:rsidDel="00D03AAE">
            <w:rPr>
              <w:rFonts w:ascii="Times New Roman" w:eastAsia="Times New Roman" w:hAnsi="Times New Roman" w:cs="Times New Roman"/>
              <w:sz w:val="24"/>
              <w:szCs w:val="24"/>
            </w:rPr>
            <w:delText xml:space="preserve">that are </w:delText>
          </w:r>
        </w:del>
      </w:ins>
      <w:ins w:id="428" w:author="Luca Cocchi" w:date="2018-12-12T14:15:00Z">
        <w:del w:id="429" w:author="Luke H" w:date="2018-12-21T09:57:00Z">
          <w:r w:rsidR="008B7DD2" w:rsidDel="00D03AAE">
            <w:rPr>
              <w:rFonts w:ascii="Times New Roman" w:eastAsia="Times New Roman" w:hAnsi="Times New Roman" w:cs="Times New Roman"/>
              <w:sz w:val="24"/>
              <w:szCs w:val="24"/>
            </w:rPr>
            <w:delText>part of</w:delText>
          </w:r>
        </w:del>
      </w:ins>
      <w:ins w:id="430" w:author="Luca Cocchi" w:date="2018-12-12T13:53:00Z">
        <w:del w:id="431" w:author="Luke H" w:date="2018-12-21T09:57:00Z">
          <w:r w:rsidR="0096492D" w:rsidDel="00D03AAE">
            <w:rPr>
              <w:rFonts w:ascii="Times New Roman" w:eastAsia="Times New Roman" w:hAnsi="Times New Roman" w:cs="Times New Roman"/>
              <w:sz w:val="24"/>
              <w:szCs w:val="24"/>
            </w:rPr>
            <w:delText xml:space="preserve"> </w:delText>
          </w:r>
        </w:del>
      </w:ins>
      <w:ins w:id="432" w:author="Luca Cocchi" w:date="2018-12-12T13:49:00Z">
        <w:del w:id="433" w:author="Luke H" w:date="2018-12-21T09:57:00Z">
          <w:r w:rsidR="0096492D" w:rsidDel="00D03AAE">
            <w:rPr>
              <w:rFonts w:ascii="Times New Roman" w:eastAsia="Times New Roman" w:hAnsi="Times New Roman" w:cs="Times New Roman"/>
              <w:sz w:val="24"/>
              <w:szCs w:val="24"/>
            </w:rPr>
            <w:delText>control and default-mode</w:delText>
          </w:r>
        </w:del>
      </w:ins>
      <w:ins w:id="434" w:author="Luke H" w:date="2018-12-21T09:57:00Z">
        <w:r w:rsidR="00D03AAE">
          <w:rPr>
            <w:rFonts w:ascii="Times New Roman" w:eastAsia="Times New Roman" w:hAnsi="Times New Roman" w:cs="Times New Roman"/>
            <w:sz w:val="24"/>
            <w:szCs w:val="24"/>
          </w:rPr>
          <w:t>within and between control brain networks</w:t>
        </w:r>
      </w:ins>
      <w:ins w:id="435" w:author="Luca Cocchi" w:date="2018-12-12T13:49:00Z">
        <w:del w:id="436" w:author="Luke H" w:date="2018-12-21T09:57:00Z">
          <w:r w:rsidR="0096492D" w:rsidDel="00D03AAE">
            <w:rPr>
              <w:rFonts w:ascii="Times New Roman" w:eastAsia="Times New Roman" w:hAnsi="Times New Roman" w:cs="Times New Roman"/>
              <w:sz w:val="24"/>
              <w:szCs w:val="24"/>
            </w:rPr>
            <w:delText xml:space="preserve"> brain systems</w:delText>
          </w:r>
        </w:del>
      </w:ins>
      <w:ins w:id="437" w:author="Luca Cocchi" w:date="2018-12-12T14:16:00Z">
        <w:r w:rsidR="008B7DD2">
          <w:rPr>
            <w:rFonts w:ascii="Times New Roman" w:eastAsia="Times New Roman" w:hAnsi="Times New Roman" w:cs="Times New Roman"/>
            <w:sz w:val="24"/>
            <w:szCs w:val="24"/>
          </w:rPr>
          <w:t>. This finding confirm</w:t>
        </w:r>
      </w:ins>
      <w:ins w:id="438" w:author="Luke H" w:date="2018-12-21T09:57:00Z">
        <w:r w:rsidR="00D03AAE">
          <w:rPr>
            <w:rFonts w:ascii="Times New Roman" w:eastAsia="Times New Roman" w:hAnsi="Times New Roman" w:cs="Times New Roman"/>
            <w:sz w:val="24"/>
            <w:szCs w:val="24"/>
          </w:rPr>
          <w:t>s</w:t>
        </w:r>
      </w:ins>
      <w:ins w:id="439" w:author="Luca Cocchi" w:date="2018-12-12T14:16:00Z">
        <w:r w:rsidR="008B7DD2">
          <w:rPr>
            <w:rFonts w:ascii="Times New Roman" w:eastAsia="Times New Roman" w:hAnsi="Times New Roman" w:cs="Times New Roman"/>
            <w:sz w:val="24"/>
            <w:szCs w:val="24"/>
          </w:rPr>
          <w:t xml:space="preserve"> the core role of these</w:t>
        </w:r>
      </w:ins>
      <w:ins w:id="440" w:author="Luca Cocchi" w:date="2018-12-12T14:20:00Z">
        <w:r w:rsidR="00965ACA">
          <w:rPr>
            <w:rFonts w:ascii="Times New Roman" w:eastAsia="Times New Roman" w:hAnsi="Times New Roman" w:cs="Times New Roman"/>
            <w:sz w:val="24"/>
            <w:szCs w:val="24"/>
          </w:rPr>
          <w:t xml:space="preserve"> w</w:t>
        </w:r>
      </w:ins>
      <w:ins w:id="441" w:author="Luke H" w:date="2018-12-21T09:58:00Z">
        <w:r w:rsidR="00D03AAE">
          <w:rPr>
            <w:rFonts w:ascii="Times New Roman" w:eastAsia="Times New Roman" w:hAnsi="Times New Roman" w:cs="Times New Roman"/>
            <w:sz w:val="24"/>
            <w:szCs w:val="24"/>
          </w:rPr>
          <w:t>h</w:t>
        </w:r>
      </w:ins>
      <w:ins w:id="442" w:author="Luca Cocchi" w:date="2018-12-12T14:20:00Z">
        <w:r w:rsidR="00965ACA">
          <w:rPr>
            <w:rFonts w:ascii="Times New Roman" w:eastAsia="Times New Roman" w:hAnsi="Times New Roman" w:cs="Times New Roman"/>
            <w:sz w:val="24"/>
            <w:szCs w:val="24"/>
          </w:rPr>
          <w:t>ole-brain</w:t>
        </w:r>
      </w:ins>
      <w:ins w:id="443" w:author="Luca Cocchi" w:date="2018-12-12T14:16:00Z">
        <w:r w:rsidR="008B7DD2">
          <w:rPr>
            <w:rFonts w:ascii="Times New Roman" w:eastAsia="Times New Roman" w:hAnsi="Times New Roman" w:cs="Times New Roman"/>
            <w:sz w:val="24"/>
            <w:szCs w:val="24"/>
          </w:rPr>
          <w:t xml:space="preserve"> networks in</w:t>
        </w:r>
      </w:ins>
      <w:ins w:id="444" w:author="Luca Cocchi" w:date="2018-12-12T13:54:00Z">
        <w:r w:rsidR="0096492D">
          <w:rPr>
            <w:rFonts w:ascii="Times New Roman" w:eastAsia="Times New Roman" w:hAnsi="Times New Roman" w:cs="Times New Roman"/>
            <w:sz w:val="24"/>
            <w:szCs w:val="24"/>
          </w:rPr>
          <w:t xml:space="preserve"> </w:t>
        </w:r>
      </w:ins>
      <w:ins w:id="445" w:author="Luca Cocchi" w:date="2018-12-12T14:16:00Z">
        <w:r w:rsidR="008B7DD2">
          <w:rPr>
            <w:rFonts w:ascii="Times New Roman" w:eastAsia="Times New Roman" w:hAnsi="Times New Roman" w:cs="Times New Roman"/>
            <w:sz w:val="24"/>
            <w:szCs w:val="24"/>
          </w:rPr>
          <w:t>supporting</w:t>
        </w:r>
      </w:ins>
      <w:ins w:id="446" w:author="Luca Cocchi" w:date="2018-12-12T13:54:00Z">
        <w:r w:rsidR="0096492D">
          <w:rPr>
            <w:rFonts w:ascii="Times New Roman" w:eastAsia="Times New Roman" w:hAnsi="Times New Roman" w:cs="Times New Roman"/>
            <w:sz w:val="24"/>
            <w:szCs w:val="24"/>
          </w:rPr>
          <w:t xml:space="preserve"> the chronic manifestation of ADHD symptoms</w:t>
        </w:r>
      </w:ins>
      <w:ins w:id="447" w:author="Luca Cocchi" w:date="2018-12-12T13:52:00Z">
        <w:r w:rsidR="0096492D">
          <w:rPr>
            <w:rFonts w:ascii="Times New Roman" w:eastAsia="Times New Roman" w:hAnsi="Times New Roman" w:cs="Times New Roman"/>
            <w:sz w:val="24"/>
            <w:szCs w:val="24"/>
          </w:rPr>
          <w:t>.</w:t>
        </w:r>
      </w:ins>
      <w:ins w:id="448" w:author="Luca Cocchi" w:date="2018-12-12T13:49:00Z">
        <w:r w:rsidR="0096492D">
          <w:rPr>
            <w:rFonts w:ascii="Times New Roman" w:eastAsia="Times New Roman" w:hAnsi="Times New Roman" w:cs="Times New Roman"/>
            <w:sz w:val="24"/>
            <w:szCs w:val="24"/>
          </w:rPr>
          <w:t xml:space="preserve"> </w:t>
        </w:r>
      </w:ins>
      <w:ins w:id="449" w:author="Luca Cocchi" w:date="2018-12-12T13:33:00Z">
        <w:r w:rsidR="008C0C96">
          <w:rPr>
            <w:rFonts w:ascii="Times New Roman" w:eastAsia="Times New Roman" w:hAnsi="Times New Roman" w:cs="Times New Roman"/>
            <w:sz w:val="24"/>
            <w:szCs w:val="24"/>
          </w:rPr>
          <w:t xml:space="preserve"> </w:t>
        </w:r>
      </w:ins>
    </w:p>
    <w:p w14:paraId="4E7ADD7C" w14:textId="7CA8A165" w:rsidR="002B5B68" w:rsidRPr="00454EF1" w:rsidDel="00DC5599" w:rsidRDefault="00454EF1">
      <w:pPr>
        <w:contextualSpacing w:val="0"/>
        <w:jc w:val="both"/>
        <w:rPr>
          <w:del w:id="450" w:author="Luca Cocchi" w:date="2018-12-12T14:20:00Z"/>
          <w:rFonts w:ascii="Times New Roman" w:eastAsia="Times New Roman" w:hAnsi="Times New Roman" w:cs="Times New Roman"/>
          <w:sz w:val="24"/>
          <w:szCs w:val="24"/>
        </w:rPr>
      </w:pPr>
      <w:del w:id="451" w:author="Luca Cocchi" w:date="2018-12-12T14:12:00Z">
        <w:r w:rsidRPr="00454EF1" w:rsidDel="008B7DD2">
          <w:rPr>
            <w:rFonts w:ascii="Times New Roman" w:eastAsia="Times New Roman" w:hAnsi="Times New Roman" w:cs="Times New Roman"/>
            <w:sz w:val="24"/>
            <w:szCs w:val="24"/>
          </w:rPr>
          <w:delText xml:space="preserve">We </w:delText>
        </w:r>
        <w:r w:rsidR="00325EBC" w:rsidDel="008B7DD2">
          <w:rPr>
            <w:rFonts w:ascii="Times New Roman" w:eastAsia="Times New Roman" w:hAnsi="Times New Roman" w:cs="Times New Roman"/>
            <w:sz w:val="24"/>
            <w:szCs w:val="24"/>
          </w:rPr>
          <w:delText>observed</w:delText>
        </w:r>
        <w:r w:rsidRPr="00454EF1" w:rsidDel="008B7DD2">
          <w:rPr>
            <w:rFonts w:ascii="Times New Roman" w:eastAsia="Times New Roman" w:hAnsi="Times New Roman" w:cs="Times New Roman"/>
            <w:sz w:val="24"/>
            <w:szCs w:val="24"/>
          </w:rPr>
          <w:delText xml:space="preserve"> reduced structure-function coupling in</w:delText>
        </w:r>
        <w:r w:rsidR="00325EBC" w:rsidDel="008B7DD2">
          <w:rPr>
            <w:rFonts w:ascii="Times New Roman" w:eastAsia="Times New Roman" w:hAnsi="Times New Roman" w:cs="Times New Roman"/>
            <w:sz w:val="24"/>
            <w:szCs w:val="24"/>
          </w:rPr>
          <w:delText xml:space="preserve"> ADHD</w:delText>
        </w:r>
        <w:r w:rsidR="0067100A" w:rsidDel="008B7DD2">
          <w:rPr>
            <w:rFonts w:ascii="Times New Roman" w:eastAsia="Times New Roman" w:hAnsi="Times New Roman" w:cs="Times New Roman"/>
            <w:sz w:val="24"/>
            <w:szCs w:val="24"/>
          </w:rPr>
          <w:delText xml:space="preserve"> specifically in connections between brain hub and periphery nodes</w:delText>
        </w:r>
        <w:r w:rsidRPr="00454EF1" w:rsidDel="008B7DD2">
          <w:rPr>
            <w:rFonts w:ascii="Times New Roman" w:eastAsia="Times New Roman" w:hAnsi="Times New Roman" w:cs="Times New Roman"/>
            <w:sz w:val="24"/>
            <w:szCs w:val="24"/>
          </w:rPr>
          <w:delText>. This alteration was mainly driven by structure-function decoupling within the control network, between the control and default-mode, and between the control and sensor</w:delText>
        </w:r>
        <w:r w:rsidR="00210148" w:rsidDel="008B7DD2">
          <w:rPr>
            <w:rFonts w:ascii="Times New Roman" w:eastAsia="Times New Roman" w:hAnsi="Times New Roman" w:cs="Times New Roman"/>
            <w:sz w:val="24"/>
            <w:szCs w:val="24"/>
          </w:rPr>
          <w:delText>y</w:delText>
        </w:r>
        <w:r w:rsidRPr="00454EF1" w:rsidDel="008B7DD2">
          <w:rPr>
            <w:rFonts w:ascii="Times New Roman" w:eastAsia="Times New Roman" w:hAnsi="Times New Roman" w:cs="Times New Roman"/>
            <w:sz w:val="24"/>
            <w:szCs w:val="24"/>
          </w:rPr>
          <w:delText xml:space="preserve"> systems. </w:delText>
        </w:r>
        <w:r w:rsidR="0067100A" w:rsidDel="008B7DD2">
          <w:rPr>
            <w:rFonts w:ascii="Times New Roman" w:eastAsia="Times New Roman" w:hAnsi="Times New Roman" w:cs="Times New Roman"/>
            <w:sz w:val="24"/>
            <w:szCs w:val="24"/>
          </w:rPr>
          <w:delText>Moreover, l</w:delText>
        </w:r>
        <w:r w:rsidRPr="00454EF1" w:rsidDel="008B7DD2">
          <w:rPr>
            <w:rFonts w:ascii="Times New Roman" w:eastAsia="Times New Roman" w:hAnsi="Times New Roman" w:cs="Times New Roman"/>
            <w:sz w:val="24"/>
            <w:szCs w:val="24"/>
          </w:rPr>
          <w:delText>ower structure-function coupling was associated with higher ADHD symptom scores.</w:delText>
        </w:r>
      </w:del>
    </w:p>
    <w:p w14:paraId="5A8FBCAE" w14:textId="77777777" w:rsidR="002B5B68" w:rsidRPr="00454EF1" w:rsidRDefault="002B5B68">
      <w:pPr>
        <w:contextualSpacing w:val="0"/>
        <w:jc w:val="both"/>
        <w:rPr>
          <w:rFonts w:ascii="Times New Roman" w:eastAsia="Times New Roman" w:hAnsi="Times New Roman" w:cs="Times New Roman"/>
          <w:sz w:val="24"/>
          <w:szCs w:val="24"/>
        </w:rPr>
      </w:pPr>
    </w:p>
    <w:p w14:paraId="574648DC" w14:textId="50C8C588" w:rsidR="002B5B68" w:rsidRPr="00B8633C" w:rsidRDefault="00454EF1">
      <w:pPr>
        <w:contextualSpacing w:val="0"/>
        <w:jc w:val="both"/>
        <w:rPr>
          <w:rFonts w:ascii="Times New Roman" w:eastAsia="Times New Roman" w:hAnsi="Times New Roman" w:cs="Times New Roman"/>
          <w:sz w:val="24"/>
          <w:szCs w:val="24"/>
          <w:rPrChange w:id="452" w:author="Luca Cocchi" w:date="2018-12-12T14:36:00Z">
            <w:rPr>
              <w:rFonts w:ascii="Times New Roman" w:eastAsia="Times New Roman" w:hAnsi="Times New Roman" w:cs="Times New Roman"/>
              <w:sz w:val="24"/>
              <w:szCs w:val="24"/>
              <w:highlight w:val="white"/>
            </w:rPr>
          </w:rPrChange>
        </w:rPr>
      </w:pPr>
      <w:del w:id="453" w:author="Luca Cocchi" w:date="2018-12-12T14:21:00Z">
        <w:r w:rsidRPr="00454EF1" w:rsidDel="00DC5599">
          <w:rPr>
            <w:rFonts w:ascii="Times New Roman" w:eastAsia="Times New Roman" w:hAnsi="Times New Roman" w:cs="Times New Roman"/>
            <w:sz w:val="24"/>
            <w:szCs w:val="24"/>
          </w:rPr>
          <w:delText xml:space="preserve">Emerging evidence has suggested that </w:delText>
        </w:r>
      </w:del>
      <w:del w:id="454" w:author="Luca Cocchi" w:date="2018-12-12T14:20:00Z">
        <w:r w:rsidRPr="00454EF1" w:rsidDel="00DC5599">
          <w:rPr>
            <w:rFonts w:ascii="Times New Roman" w:eastAsia="Times New Roman" w:hAnsi="Times New Roman" w:cs="Times New Roman"/>
            <w:sz w:val="24"/>
            <w:szCs w:val="24"/>
          </w:rPr>
          <w:delText xml:space="preserve">underlying </w:delText>
        </w:r>
      </w:del>
      <w:ins w:id="455" w:author="Luca Cocchi" w:date="2018-12-12T14:21:00Z">
        <w:r w:rsidR="00DC5599">
          <w:rPr>
            <w:rFonts w:ascii="Times New Roman" w:eastAsia="Times New Roman" w:hAnsi="Times New Roman" w:cs="Times New Roman"/>
            <w:sz w:val="24"/>
            <w:szCs w:val="24"/>
          </w:rPr>
          <w:t>S</w:t>
        </w:r>
      </w:ins>
      <w:del w:id="456" w:author="Luca Cocchi" w:date="2018-12-12T14:21:00Z">
        <w:r w:rsidRPr="00454EF1" w:rsidDel="00DC5599">
          <w:rPr>
            <w:rFonts w:ascii="Times New Roman" w:eastAsia="Times New Roman" w:hAnsi="Times New Roman" w:cs="Times New Roman"/>
            <w:sz w:val="24"/>
            <w:szCs w:val="24"/>
          </w:rPr>
          <w:delText>s</w:delText>
        </w:r>
      </w:del>
      <w:r w:rsidRPr="00454EF1">
        <w:rPr>
          <w:rFonts w:ascii="Times New Roman" w:eastAsia="Times New Roman" w:hAnsi="Times New Roman" w:cs="Times New Roman"/>
          <w:sz w:val="24"/>
          <w:szCs w:val="24"/>
        </w:rPr>
        <w:t xml:space="preserve">tructural networks </w:t>
      </w:r>
      <w:ins w:id="457" w:author="Luca Cocchi" w:date="2018-12-12T14:21:00Z">
        <w:r w:rsidR="00DC5599">
          <w:rPr>
            <w:rFonts w:ascii="Times New Roman" w:eastAsia="Times New Roman" w:hAnsi="Times New Roman" w:cs="Times New Roman"/>
            <w:sz w:val="24"/>
            <w:szCs w:val="24"/>
          </w:rPr>
          <w:t xml:space="preserve">are thought to </w:t>
        </w:r>
      </w:ins>
      <w:r w:rsidRPr="00454EF1">
        <w:rPr>
          <w:rFonts w:ascii="Times New Roman" w:eastAsia="Times New Roman" w:hAnsi="Times New Roman" w:cs="Times New Roman"/>
          <w:sz w:val="24"/>
          <w:szCs w:val="24"/>
        </w:rPr>
        <w:t xml:space="preserve">place strong constraints on functional connectivity and </w:t>
      </w:r>
      <w:ins w:id="458" w:author="Luca Cocchi" w:date="2018-12-12T14:20:00Z">
        <w:r w:rsidR="00DC5599">
          <w:rPr>
            <w:rFonts w:ascii="Times New Roman" w:eastAsia="Times New Roman" w:hAnsi="Times New Roman" w:cs="Times New Roman"/>
            <w:sz w:val="24"/>
            <w:szCs w:val="24"/>
          </w:rPr>
          <w:t xml:space="preserve">local brain </w:t>
        </w:r>
      </w:ins>
      <w:r w:rsidRPr="00454EF1">
        <w:rPr>
          <w:rFonts w:ascii="Times New Roman" w:eastAsia="Times New Roman" w:hAnsi="Times New Roman" w:cs="Times New Roman"/>
          <w:sz w:val="24"/>
          <w:szCs w:val="24"/>
        </w:rPr>
        <w:t>activity</w:t>
      </w:r>
      <w:ins w:id="459" w:author="Luca Cocchi" w:date="2018-12-12T14:21:00Z">
        <w:r w:rsidR="00DC5599">
          <w:rPr>
            <w:rFonts w:ascii="Times New Roman" w:eastAsia="Times New Roman" w:hAnsi="Times New Roman" w:cs="Times New Roman"/>
            <w:sz w:val="24"/>
            <w:szCs w:val="24"/>
          </w:rPr>
          <w:t xml:space="preserve"> </w:t>
        </w:r>
      </w:ins>
      <w:del w:id="460" w:author="Luca Cocchi" w:date="2018-12-12T14:21:00Z">
        <w:r w:rsidRPr="00454EF1" w:rsidDel="00DC5599">
          <w:rPr>
            <w:rFonts w:ascii="Times New Roman" w:eastAsia="Times New Roman" w:hAnsi="Times New Roman" w:cs="Times New Roman"/>
            <w:sz w:val="24"/>
            <w:szCs w:val="24"/>
          </w:rPr>
          <w:delText xml:space="preserve"> in the brain </w:delText>
        </w:r>
      </w:del>
      <w:hyperlink r:id="rId54">
        <w:r w:rsidRPr="00454EF1">
          <w:rPr>
            <w:rFonts w:ascii="Times New Roman" w:eastAsia="Times New Roman" w:hAnsi="Times New Roman" w:cs="Times New Roman"/>
            <w:sz w:val="24"/>
            <w:szCs w:val="24"/>
          </w:rPr>
          <w:t xml:space="preserve">(Deco et al., 2011; Deco &amp; </w:t>
        </w:r>
        <w:proofErr w:type="spellStart"/>
        <w:r w:rsidRPr="00454EF1">
          <w:rPr>
            <w:rFonts w:ascii="Times New Roman" w:eastAsia="Times New Roman" w:hAnsi="Times New Roman" w:cs="Times New Roman"/>
            <w:sz w:val="24"/>
            <w:szCs w:val="24"/>
          </w:rPr>
          <w:t>Kringelbach</w:t>
        </w:r>
        <w:proofErr w:type="spellEnd"/>
        <w:r w:rsidRPr="00454EF1">
          <w:rPr>
            <w:rFonts w:ascii="Times New Roman" w:eastAsia="Times New Roman" w:hAnsi="Times New Roman" w:cs="Times New Roman"/>
            <w:sz w:val="24"/>
            <w:szCs w:val="24"/>
          </w:rPr>
          <w:t xml:space="preserve">, 2014; </w:t>
        </w:r>
        <w:proofErr w:type="spellStart"/>
        <w:r w:rsidRPr="00454EF1">
          <w:rPr>
            <w:rFonts w:ascii="Times New Roman" w:eastAsia="Times New Roman" w:hAnsi="Times New Roman" w:cs="Times New Roman"/>
            <w:sz w:val="24"/>
            <w:szCs w:val="24"/>
          </w:rPr>
          <w:t>Hermundstad</w:t>
        </w:r>
        <w:proofErr w:type="spellEnd"/>
        <w:r w:rsidRPr="00454EF1">
          <w:rPr>
            <w:rFonts w:ascii="Times New Roman" w:eastAsia="Times New Roman" w:hAnsi="Times New Roman" w:cs="Times New Roman"/>
            <w:sz w:val="24"/>
            <w:szCs w:val="24"/>
          </w:rPr>
          <w:t xml:space="preserve"> et al., 2013; Honey et al., 2009)</w:t>
        </w:r>
      </w:hyperlink>
      <w:r w:rsidRPr="00454EF1">
        <w:rPr>
          <w:rFonts w:ascii="Times New Roman" w:eastAsia="Times New Roman" w:hAnsi="Times New Roman" w:cs="Times New Roman"/>
          <w:sz w:val="24"/>
          <w:szCs w:val="24"/>
        </w:rPr>
        <w:t xml:space="preserve">. </w:t>
      </w:r>
      <w:ins w:id="461" w:author="Luca Cocchi" w:date="2018-12-12T14:22:00Z">
        <w:r w:rsidR="00DC5599">
          <w:rPr>
            <w:rFonts w:ascii="Times New Roman" w:eastAsia="Times New Roman" w:hAnsi="Times New Roman" w:cs="Times New Roman"/>
            <w:sz w:val="24"/>
            <w:szCs w:val="24"/>
          </w:rPr>
          <w:t>The d</w:t>
        </w:r>
      </w:ins>
      <w:del w:id="462" w:author="Luca Cocchi" w:date="2018-12-12T14:22:00Z">
        <w:r w:rsidRPr="00454EF1" w:rsidDel="00DC5599">
          <w:rPr>
            <w:rFonts w:ascii="Times New Roman" w:eastAsia="Times New Roman" w:hAnsi="Times New Roman" w:cs="Times New Roman"/>
            <w:sz w:val="24"/>
            <w:szCs w:val="24"/>
          </w:rPr>
          <w:delText>D</w:delText>
        </w:r>
      </w:del>
      <w:r w:rsidRPr="00454EF1">
        <w:rPr>
          <w:rFonts w:ascii="Times New Roman" w:eastAsia="Times New Roman" w:hAnsi="Times New Roman" w:cs="Times New Roman"/>
          <w:sz w:val="24"/>
          <w:szCs w:val="24"/>
        </w:rPr>
        <w:t xml:space="preserve">ecoupling </w:t>
      </w:r>
      <w:del w:id="463" w:author="Luca Cocchi" w:date="2018-12-12T14:23:00Z">
        <w:r w:rsidRPr="00454EF1" w:rsidDel="00DC5599">
          <w:rPr>
            <w:rFonts w:ascii="Times New Roman" w:eastAsia="Times New Roman" w:hAnsi="Times New Roman" w:cs="Times New Roman"/>
            <w:sz w:val="24"/>
            <w:szCs w:val="24"/>
          </w:rPr>
          <w:delText xml:space="preserve">of </w:delText>
        </w:r>
      </w:del>
      <w:ins w:id="464" w:author="Luca Cocchi" w:date="2018-12-12T14:23:00Z">
        <w:r w:rsidR="00DC5599">
          <w:rPr>
            <w:rFonts w:ascii="Times New Roman" w:eastAsia="Times New Roman" w:hAnsi="Times New Roman" w:cs="Times New Roman"/>
            <w:sz w:val="24"/>
            <w:szCs w:val="24"/>
          </w:rPr>
          <w:t>between</w:t>
        </w:r>
        <w:r w:rsidR="00DC5599" w:rsidRPr="00454EF1">
          <w:rPr>
            <w:rFonts w:ascii="Times New Roman" w:eastAsia="Times New Roman" w:hAnsi="Times New Roman" w:cs="Times New Roman"/>
            <w:sz w:val="24"/>
            <w:szCs w:val="24"/>
          </w:rPr>
          <w:t xml:space="preserve"> </w:t>
        </w:r>
      </w:ins>
      <w:del w:id="465" w:author="Luca Cocchi" w:date="2018-12-12T14:22:00Z">
        <w:r w:rsidRPr="00454EF1" w:rsidDel="00DC5599">
          <w:rPr>
            <w:rFonts w:ascii="Times New Roman" w:eastAsia="Times New Roman" w:hAnsi="Times New Roman" w:cs="Times New Roman"/>
            <w:sz w:val="24"/>
            <w:szCs w:val="24"/>
          </w:rPr>
          <w:delText xml:space="preserve">the link between </w:delText>
        </w:r>
      </w:del>
      <w:del w:id="466" w:author="Luca Cocchi" w:date="2018-12-12T14:25:00Z">
        <w:r w:rsidRPr="00454EF1" w:rsidDel="00DC5599">
          <w:rPr>
            <w:rFonts w:ascii="Times New Roman" w:eastAsia="Times New Roman" w:hAnsi="Times New Roman" w:cs="Times New Roman"/>
            <w:sz w:val="24"/>
            <w:szCs w:val="24"/>
          </w:rPr>
          <w:delText>functional</w:delText>
        </w:r>
      </w:del>
      <w:ins w:id="467" w:author="Luca Cocchi" w:date="2018-12-12T14:25:00Z">
        <w:r w:rsidR="00DC5599">
          <w:rPr>
            <w:rFonts w:ascii="Times New Roman" w:eastAsia="Times New Roman" w:hAnsi="Times New Roman" w:cs="Times New Roman"/>
            <w:sz w:val="24"/>
            <w:szCs w:val="24"/>
          </w:rPr>
          <w:t xml:space="preserve">functional connectivity and it structural basis </w:t>
        </w:r>
      </w:ins>
      <w:del w:id="468" w:author="Luca Cocchi" w:date="2018-12-12T14:25:00Z">
        <w:r w:rsidRPr="00454EF1" w:rsidDel="00DC5599">
          <w:rPr>
            <w:rFonts w:ascii="Times New Roman" w:eastAsia="Times New Roman" w:hAnsi="Times New Roman" w:cs="Times New Roman"/>
            <w:sz w:val="24"/>
            <w:szCs w:val="24"/>
          </w:rPr>
          <w:delText xml:space="preserve"> and structural brain connectivity </w:delText>
        </w:r>
      </w:del>
      <w:del w:id="469" w:author="Luca Cocchi" w:date="2018-12-12T14:23:00Z">
        <w:r w:rsidRPr="00454EF1" w:rsidDel="00DC5599">
          <w:rPr>
            <w:rFonts w:ascii="Times New Roman" w:eastAsia="Times New Roman" w:hAnsi="Times New Roman" w:cs="Times New Roman"/>
            <w:sz w:val="24"/>
            <w:szCs w:val="24"/>
          </w:rPr>
          <w:delText>has been shown to potentially contribute</w:delText>
        </w:r>
      </w:del>
      <w:ins w:id="470" w:author="Luca Cocchi" w:date="2018-12-12T14:23:00Z">
        <w:r w:rsidR="00DC5599">
          <w:rPr>
            <w:rFonts w:ascii="Times New Roman" w:eastAsia="Times New Roman" w:hAnsi="Times New Roman" w:cs="Times New Roman"/>
            <w:sz w:val="24"/>
            <w:szCs w:val="24"/>
          </w:rPr>
          <w:t xml:space="preserve">is </w:t>
        </w:r>
      </w:ins>
      <w:ins w:id="471" w:author="Luca Cocchi" w:date="2018-12-12T14:25:00Z">
        <w:r w:rsidR="00DC5599">
          <w:rPr>
            <w:rFonts w:ascii="Times New Roman" w:eastAsia="Times New Roman" w:hAnsi="Times New Roman" w:cs="Times New Roman"/>
            <w:sz w:val="24"/>
            <w:szCs w:val="24"/>
          </w:rPr>
          <w:t>therefore thought to represent a key index of brain network pathology</w:t>
        </w:r>
      </w:ins>
      <w:ins w:id="472" w:author="Luca Cocchi" w:date="2018-12-12T14:26:00Z">
        <w:r w:rsidR="00DC5599">
          <w:rPr>
            <w:rFonts w:ascii="Times New Roman" w:eastAsia="Times New Roman" w:hAnsi="Times New Roman" w:cs="Times New Roman"/>
            <w:sz w:val="24"/>
            <w:szCs w:val="24"/>
          </w:rPr>
          <w:t xml:space="preserve"> in psychiatric illnesses including </w:t>
        </w:r>
      </w:ins>
      <w:ins w:id="473" w:author="Luca Cocchi" w:date="2018-12-12T14:27:00Z">
        <w:r w:rsidR="00DC5599">
          <w:rPr>
            <w:rFonts w:ascii="Times New Roman" w:eastAsia="Times New Roman" w:hAnsi="Times New Roman" w:cs="Times New Roman"/>
            <w:sz w:val="24"/>
            <w:szCs w:val="24"/>
          </w:rPr>
          <w:t>schizophrenia</w:t>
        </w:r>
      </w:ins>
      <w:ins w:id="474" w:author="Luca Cocchi" w:date="2018-12-12T14:26:00Z">
        <w:r w:rsidR="00DC5599">
          <w:rPr>
            <w:rFonts w:ascii="Times New Roman" w:eastAsia="Times New Roman" w:hAnsi="Times New Roman" w:cs="Times New Roman"/>
            <w:sz w:val="24"/>
            <w:szCs w:val="24"/>
          </w:rPr>
          <w:t xml:space="preserve"> </w:t>
        </w:r>
      </w:ins>
      <w:del w:id="475" w:author="Luca Cocchi" w:date="2018-12-12T14:23:00Z">
        <w:r w:rsidRPr="00454EF1" w:rsidDel="00DC5599">
          <w:rPr>
            <w:rFonts w:ascii="Times New Roman" w:eastAsia="Times New Roman" w:hAnsi="Times New Roman" w:cs="Times New Roman"/>
            <w:sz w:val="24"/>
            <w:szCs w:val="24"/>
          </w:rPr>
          <w:delText xml:space="preserve"> to </w:delText>
        </w:r>
      </w:del>
      <w:del w:id="476" w:author="Luca Cocchi" w:date="2018-12-12T14:27:00Z">
        <w:r w:rsidRPr="00454EF1" w:rsidDel="00DC5599">
          <w:rPr>
            <w:rFonts w:ascii="Times New Roman" w:eastAsia="Times New Roman" w:hAnsi="Times New Roman" w:cs="Times New Roman"/>
            <w:sz w:val="24"/>
            <w:szCs w:val="24"/>
          </w:rPr>
          <w:delText>the pathological state of major psychiatric disorders</w:delText>
        </w:r>
      </w:del>
      <w:del w:id="477" w:author="Luca Cocchi" w:date="2018-12-12T14:22:00Z">
        <w:r w:rsidRPr="00454EF1" w:rsidDel="00DC5599">
          <w:rPr>
            <w:rFonts w:ascii="Times New Roman" w:eastAsia="Times New Roman" w:hAnsi="Times New Roman" w:cs="Times New Roman"/>
            <w:sz w:val="24"/>
            <w:szCs w:val="24"/>
          </w:rPr>
          <w:delText>,</w:delText>
        </w:r>
      </w:del>
      <w:del w:id="478" w:author="Luca Cocchi" w:date="2018-12-12T14:27:00Z">
        <w:r w:rsidRPr="00454EF1" w:rsidDel="00DC5599">
          <w:rPr>
            <w:rFonts w:ascii="Times New Roman" w:eastAsia="Times New Roman" w:hAnsi="Times New Roman" w:cs="Times New Roman"/>
            <w:sz w:val="24"/>
            <w:szCs w:val="24"/>
          </w:rPr>
          <w:delText xml:space="preserve"> </w:delText>
        </w:r>
      </w:del>
      <w:del w:id="479" w:author="Luca Cocchi" w:date="2018-12-12T14:22:00Z">
        <w:r w:rsidRPr="00454EF1" w:rsidDel="00DC5599">
          <w:rPr>
            <w:rFonts w:ascii="Times New Roman" w:eastAsia="Times New Roman" w:hAnsi="Times New Roman" w:cs="Times New Roman"/>
            <w:sz w:val="24"/>
            <w:szCs w:val="24"/>
          </w:rPr>
          <w:delText xml:space="preserve">especially </w:delText>
        </w:r>
      </w:del>
      <w:del w:id="480" w:author="Luca Cocchi" w:date="2018-12-12T14:27:00Z">
        <w:r w:rsidRPr="00454EF1" w:rsidDel="00DC5599">
          <w:rPr>
            <w:rFonts w:ascii="Times New Roman" w:eastAsia="Times New Roman" w:hAnsi="Times New Roman" w:cs="Times New Roman"/>
            <w:sz w:val="24"/>
            <w:szCs w:val="24"/>
          </w:rPr>
          <w:delText xml:space="preserve">schizophrenia </w:delText>
        </w:r>
      </w:del>
      <w:hyperlink r:id="rId55">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Cocchi</w:t>
        </w:r>
        <w:proofErr w:type="spellEnd"/>
        <w:r w:rsidRPr="00454EF1">
          <w:rPr>
            <w:rFonts w:ascii="Times New Roman" w:eastAsia="Times New Roman" w:hAnsi="Times New Roman" w:cs="Times New Roman"/>
            <w:sz w:val="24"/>
            <w:szCs w:val="24"/>
          </w:rPr>
          <w:t xml:space="preserve"> et al., 2014; </w:t>
        </w:r>
        <w:proofErr w:type="spellStart"/>
        <w:r w:rsidRPr="00454EF1">
          <w:rPr>
            <w:rFonts w:ascii="Times New Roman" w:eastAsia="Times New Roman" w:hAnsi="Times New Roman" w:cs="Times New Roman"/>
            <w:sz w:val="24"/>
            <w:szCs w:val="24"/>
          </w:rPr>
          <w:t>Skudlarski</w:t>
        </w:r>
        <w:proofErr w:type="spellEnd"/>
        <w:r w:rsidRPr="00454EF1">
          <w:rPr>
            <w:rFonts w:ascii="Times New Roman" w:eastAsia="Times New Roman" w:hAnsi="Times New Roman" w:cs="Times New Roman"/>
            <w:sz w:val="24"/>
            <w:szCs w:val="24"/>
          </w:rPr>
          <w:t xml:space="preserve"> et al., 2010; van den Heuvel et al., 2013)</w:t>
        </w:r>
      </w:hyperlink>
      <w:r w:rsidRPr="00454EF1">
        <w:rPr>
          <w:rFonts w:ascii="Times New Roman" w:eastAsia="Times New Roman" w:hAnsi="Times New Roman" w:cs="Times New Roman"/>
          <w:sz w:val="24"/>
          <w:szCs w:val="24"/>
        </w:rPr>
        <w:t>.</w:t>
      </w:r>
      <w:ins w:id="481" w:author="Luca Cocchi" w:date="2018-12-12T14:32:00Z">
        <w:r w:rsidR="00B8633C">
          <w:rPr>
            <w:rFonts w:ascii="Times New Roman" w:eastAsia="Times New Roman" w:hAnsi="Times New Roman" w:cs="Times New Roman"/>
            <w:sz w:val="24"/>
            <w:szCs w:val="24"/>
          </w:rPr>
          <w:t xml:space="preserve"> Our results directly support this general notion by showing that </w:t>
        </w:r>
      </w:ins>
      <w:ins w:id="482" w:author="Luca Cocchi" w:date="2018-12-12T14:33:00Z">
        <w:r w:rsidR="00B8633C">
          <w:rPr>
            <w:rFonts w:ascii="Times New Roman" w:eastAsia="Times New Roman" w:hAnsi="Times New Roman" w:cs="Times New Roman"/>
            <w:sz w:val="24"/>
            <w:szCs w:val="24"/>
          </w:rPr>
          <w:t xml:space="preserve">the </w:t>
        </w:r>
      </w:ins>
      <w:ins w:id="483" w:author="Luca Cocchi" w:date="2018-12-12T14:32:00Z">
        <w:r w:rsidR="00B8633C">
          <w:rPr>
            <w:rFonts w:ascii="Times New Roman" w:eastAsia="Times New Roman" w:hAnsi="Times New Roman" w:cs="Times New Roman"/>
            <w:sz w:val="24"/>
            <w:szCs w:val="24"/>
          </w:rPr>
          <w:t>structure-function</w:t>
        </w:r>
      </w:ins>
      <w:ins w:id="484" w:author="Luca Cocchi" w:date="2018-12-12T14:33:00Z">
        <w:r w:rsidR="00B8633C">
          <w:rPr>
            <w:rFonts w:ascii="Times New Roman" w:eastAsia="Times New Roman" w:hAnsi="Times New Roman" w:cs="Times New Roman"/>
            <w:sz w:val="24"/>
            <w:szCs w:val="24"/>
          </w:rPr>
          <w:t xml:space="preserve"> breakdown in ADHD converge</w:t>
        </w:r>
      </w:ins>
      <w:ins w:id="485" w:author="Luke H" w:date="2018-12-21T09:58:00Z">
        <w:r w:rsidR="00D03AAE">
          <w:rPr>
            <w:rFonts w:ascii="Times New Roman" w:eastAsia="Times New Roman" w:hAnsi="Times New Roman" w:cs="Times New Roman"/>
            <w:sz w:val="24"/>
            <w:szCs w:val="24"/>
          </w:rPr>
          <w:t>s</w:t>
        </w:r>
      </w:ins>
      <w:bookmarkStart w:id="486" w:name="_GoBack"/>
      <w:bookmarkEnd w:id="486"/>
      <w:ins w:id="487" w:author="Luca Cocchi" w:date="2018-12-12T14:33:00Z">
        <w:r w:rsidR="00B8633C">
          <w:rPr>
            <w:rFonts w:ascii="Times New Roman" w:eastAsia="Times New Roman" w:hAnsi="Times New Roman" w:cs="Times New Roman"/>
            <w:sz w:val="24"/>
            <w:szCs w:val="24"/>
          </w:rPr>
          <w:t xml:space="preserve"> to </w:t>
        </w:r>
      </w:ins>
      <w:ins w:id="488" w:author="Luca Cocchi" w:date="2018-12-12T14:34:00Z">
        <w:r w:rsidR="00B8633C">
          <w:rPr>
            <w:rFonts w:ascii="Times New Roman" w:eastAsia="Times New Roman" w:hAnsi="Times New Roman" w:cs="Times New Roman"/>
            <w:sz w:val="24"/>
            <w:szCs w:val="24"/>
          </w:rPr>
          <w:t xml:space="preserve">anatomically defined </w:t>
        </w:r>
      </w:ins>
      <w:ins w:id="489" w:author="Luca Cocchi" w:date="2018-12-12T14:33:00Z">
        <w:r w:rsidR="00B8633C">
          <w:rPr>
            <w:rFonts w:ascii="Times New Roman" w:eastAsia="Times New Roman" w:hAnsi="Times New Roman" w:cs="Times New Roman"/>
            <w:sz w:val="24"/>
            <w:szCs w:val="24"/>
          </w:rPr>
          <w:t>hub regions.</w:t>
        </w:r>
      </w:ins>
      <w:ins w:id="490" w:author="Luca Cocchi" w:date="2018-12-12T14:35:00Z">
        <w:r w:rsidR="00B8633C">
          <w:rPr>
            <w:rFonts w:ascii="Times New Roman" w:eastAsia="Times New Roman" w:hAnsi="Times New Roman" w:cs="Times New Roman"/>
            <w:sz w:val="24"/>
            <w:szCs w:val="24"/>
          </w:rPr>
          <w:t xml:space="preserve"> Specifically, we found that feeder connections were the most affected. </w:t>
        </w:r>
      </w:ins>
      <w:del w:id="491" w:author="Luca Cocchi" w:date="2018-12-12T14:36:00Z">
        <w:r w:rsidRPr="00454EF1" w:rsidDel="00B8633C">
          <w:rPr>
            <w:rFonts w:ascii="Times New Roman" w:eastAsia="Times New Roman" w:hAnsi="Times New Roman" w:cs="Times New Roman"/>
            <w:sz w:val="24"/>
            <w:szCs w:val="24"/>
          </w:rPr>
          <w:delText xml:space="preserve"> As we predicted, ADHD is also characterized with reduced structural-functional correspondence in the connectome, which were mainly driven by structure-function decoupling in feeder connections. Despite inconsistency among different brain parcellations (two similarly significant results out of three atlases), structure-function correspondence in hub connections also appeared to be reduced in ADHD. Structure-function decoupling in hub and feeder connections in ADHD support the theory that the hubs and their connections </w:delText>
        </w:r>
        <w:r w:rsidRPr="00454EF1" w:rsidDel="00B8633C">
          <w:rPr>
            <w:rFonts w:ascii="Times New Roman" w:eastAsia="Times New Roman" w:hAnsi="Times New Roman" w:cs="Times New Roman"/>
            <w:sz w:val="24"/>
            <w:szCs w:val="24"/>
            <w:highlight w:val="white"/>
          </w:rPr>
          <w:delText>(spanning between hubs, as well as between hubs and peripheral brain regions)</w:delText>
        </w:r>
        <w:r w:rsidRPr="00454EF1" w:rsidDel="00B8633C">
          <w:rPr>
            <w:rFonts w:ascii="Times New Roman" w:eastAsia="Times New Roman" w:hAnsi="Times New Roman" w:cs="Times New Roman"/>
            <w:sz w:val="24"/>
            <w:szCs w:val="24"/>
          </w:rPr>
          <w:delText xml:space="preserve"> form a central bridge function for </w:delText>
        </w:r>
        <w:r w:rsidRPr="00454EF1" w:rsidDel="00B8633C">
          <w:rPr>
            <w:rFonts w:ascii="Times New Roman" w:eastAsia="Times New Roman" w:hAnsi="Times New Roman" w:cs="Times New Roman"/>
            <w:sz w:val="24"/>
            <w:szCs w:val="24"/>
            <w:highlight w:val="white"/>
          </w:rPr>
          <w:delText xml:space="preserve">neural communication and integration </w:delText>
        </w:r>
        <w:r w:rsidR="003B704C" w:rsidDel="00B8633C">
          <w:rPr>
            <w:rFonts w:ascii="Times New Roman" w:eastAsia="Times New Roman" w:hAnsi="Times New Roman" w:cs="Times New Roman"/>
            <w:sz w:val="24"/>
            <w:szCs w:val="24"/>
          </w:rPr>
          <w:fldChar w:fldCharType="begin"/>
        </w:r>
        <w:r w:rsidR="003B704C" w:rsidDel="00B8633C">
          <w:rPr>
            <w:rFonts w:ascii="Times New Roman" w:eastAsia="Times New Roman" w:hAnsi="Times New Roman" w:cs="Times New Roman"/>
            <w:sz w:val="24"/>
            <w:szCs w:val="24"/>
          </w:rPr>
          <w:delInstrText xml:space="preserve"> HYPERLINK "https://www.zotero.org/google-docs/?zdfobM" \h </w:delInstrText>
        </w:r>
        <w:r w:rsidR="003B704C" w:rsidDel="00B8633C">
          <w:rPr>
            <w:rFonts w:ascii="Times New Roman" w:eastAsia="Times New Roman" w:hAnsi="Times New Roman" w:cs="Times New Roman"/>
            <w:sz w:val="24"/>
            <w:szCs w:val="24"/>
          </w:rPr>
          <w:fldChar w:fldCharType="separate"/>
        </w:r>
        <w:r w:rsidRPr="00454EF1" w:rsidDel="00B8633C">
          <w:rPr>
            <w:rFonts w:ascii="Times New Roman" w:eastAsia="Times New Roman" w:hAnsi="Times New Roman" w:cs="Times New Roman"/>
            <w:sz w:val="24"/>
            <w:szCs w:val="24"/>
          </w:rPr>
          <w:delText>(van den Heuvel et al., 2012; van den Heuvel &amp; Sporns, 2013)</w:delText>
        </w:r>
        <w:r w:rsidR="003B704C" w:rsidDel="00B8633C">
          <w:rPr>
            <w:rFonts w:ascii="Times New Roman" w:eastAsia="Times New Roman" w:hAnsi="Times New Roman" w:cs="Times New Roman"/>
            <w:sz w:val="24"/>
            <w:szCs w:val="24"/>
          </w:rPr>
          <w:fldChar w:fldCharType="end"/>
        </w:r>
        <w:r w:rsidRPr="00454EF1" w:rsidDel="00B8633C">
          <w:rPr>
            <w:rFonts w:ascii="Times New Roman" w:eastAsia="Times New Roman" w:hAnsi="Times New Roman" w:cs="Times New Roman"/>
            <w:sz w:val="24"/>
            <w:szCs w:val="24"/>
            <w:highlight w:val="white"/>
          </w:rPr>
          <w:delText xml:space="preserve">. Disruptions in central connections would result in </w:delText>
        </w:r>
        <w:r w:rsidR="0067100A" w:rsidRPr="00454EF1" w:rsidDel="00B8633C">
          <w:rPr>
            <w:rFonts w:ascii="Times New Roman" w:eastAsia="Times New Roman" w:hAnsi="Times New Roman" w:cs="Times New Roman"/>
            <w:sz w:val="24"/>
            <w:szCs w:val="24"/>
            <w:highlight w:val="white"/>
          </w:rPr>
          <w:delText>disproportiona</w:delText>
        </w:r>
        <w:r w:rsidR="0067100A" w:rsidDel="00B8633C">
          <w:rPr>
            <w:rFonts w:ascii="Times New Roman" w:eastAsia="Times New Roman" w:hAnsi="Times New Roman" w:cs="Times New Roman"/>
            <w:sz w:val="24"/>
            <w:szCs w:val="24"/>
            <w:highlight w:val="white"/>
          </w:rPr>
          <w:delText>tely large</w:delText>
        </w:r>
        <w:r w:rsidRPr="00454EF1" w:rsidDel="00B8633C">
          <w:rPr>
            <w:rFonts w:ascii="Times New Roman" w:eastAsia="Times New Roman" w:hAnsi="Times New Roman" w:cs="Times New Roman"/>
            <w:sz w:val="24"/>
            <w:szCs w:val="24"/>
            <w:highlight w:val="white"/>
          </w:rPr>
          <w:delText xml:space="preserve"> effects leading to brain dysfunction </w:delText>
        </w:r>
        <w:r w:rsidR="003B704C" w:rsidDel="00B8633C">
          <w:rPr>
            <w:rFonts w:ascii="Times New Roman" w:eastAsia="Times New Roman" w:hAnsi="Times New Roman" w:cs="Times New Roman"/>
            <w:sz w:val="24"/>
            <w:szCs w:val="24"/>
          </w:rPr>
          <w:fldChar w:fldCharType="begin"/>
        </w:r>
        <w:r w:rsidR="003B704C" w:rsidDel="00B8633C">
          <w:rPr>
            <w:rFonts w:ascii="Times New Roman" w:eastAsia="Times New Roman" w:hAnsi="Times New Roman" w:cs="Times New Roman"/>
            <w:sz w:val="24"/>
            <w:szCs w:val="24"/>
          </w:rPr>
          <w:delInstrText xml:space="preserve"> HYPERLINK "https://www.zotero.org/google-docs/?CiBdhf" \h </w:delInstrText>
        </w:r>
        <w:r w:rsidR="003B704C" w:rsidDel="00B8633C">
          <w:rPr>
            <w:rFonts w:ascii="Times New Roman" w:eastAsia="Times New Roman" w:hAnsi="Times New Roman" w:cs="Times New Roman"/>
            <w:sz w:val="24"/>
            <w:szCs w:val="24"/>
          </w:rPr>
          <w:fldChar w:fldCharType="separate"/>
        </w:r>
        <w:r w:rsidRPr="00454EF1" w:rsidDel="00B8633C">
          <w:rPr>
            <w:rFonts w:ascii="Times New Roman" w:eastAsia="Times New Roman" w:hAnsi="Times New Roman" w:cs="Times New Roman"/>
            <w:sz w:val="24"/>
            <w:szCs w:val="24"/>
          </w:rPr>
          <w:delText>(Crossley et al., 2014; de Lange et al., 2018)</w:delText>
        </w:r>
        <w:r w:rsidR="003B704C" w:rsidDel="00B8633C">
          <w:rPr>
            <w:rFonts w:ascii="Times New Roman" w:eastAsia="Times New Roman" w:hAnsi="Times New Roman" w:cs="Times New Roman"/>
            <w:sz w:val="24"/>
            <w:szCs w:val="24"/>
          </w:rPr>
          <w:fldChar w:fldCharType="end"/>
        </w:r>
        <w:r w:rsidRPr="00454EF1" w:rsidDel="00B8633C">
          <w:rPr>
            <w:rFonts w:ascii="Times New Roman" w:eastAsia="Times New Roman" w:hAnsi="Times New Roman" w:cs="Times New Roman"/>
            <w:sz w:val="24"/>
            <w:szCs w:val="24"/>
            <w:highlight w:val="white"/>
          </w:rPr>
          <w:delText xml:space="preserve">. </w:delText>
        </w:r>
        <w:r w:rsidR="0067100A" w:rsidDel="00B8633C">
          <w:rPr>
            <w:rFonts w:ascii="Times New Roman" w:eastAsia="Times New Roman" w:hAnsi="Times New Roman" w:cs="Times New Roman"/>
            <w:sz w:val="24"/>
            <w:szCs w:val="24"/>
            <w:highlight w:val="white"/>
          </w:rPr>
          <w:delText>H</w:delText>
        </w:r>
        <w:r w:rsidRPr="00454EF1" w:rsidDel="00B8633C">
          <w:rPr>
            <w:rFonts w:ascii="Times New Roman" w:eastAsia="Times New Roman" w:hAnsi="Times New Roman" w:cs="Times New Roman"/>
            <w:sz w:val="24"/>
            <w:szCs w:val="24"/>
            <w:highlight w:val="white"/>
          </w:rPr>
          <w:delText>ubs and feeder</w:delText>
        </w:r>
      </w:del>
      <w:ins w:id="492" w:author="Luca Cocchi" w:date="2018-12-12T14:37:00Z">
        <w:r w:rsidR="00B8633C">
          <w:rPr>
            <w:rFonts w:ascii="Times New Roman" w:eastAsia="Times New Roman" w:hAnsi="Times New Roman" w:cs="Times New Roman"/>
            <w:sz w:val="24"/>
            <w:szCs w:val="24"/>
          </w:rPr>
          <w:t>These</w:t>
        </w:r>
      </w:ins>
      <w:ins w:id="493" w:author="Luca Cocchi" w:date="2018-12-12T14:36:00Z">
        <w:r w:rsidR="00B8633C">
          <w:rPr>
            <w:rFonts w:ascii="Times New Roman" w:eastAsia="Times New Roman" w:hAnsi="Times New Roman" w:cs="Times New Roman"/>
            <w:sz w:val="24"/>
            <w:szCs w:val="24"/>
            <w:highlight w:val="white"/>
          </w:rPr>
          <w:t xml:space="preserve"> connections</w:t>
        </w:r>
      </w:ins>
      <w:r w:rsidRPr="00454EF1">
        <w:rPr>
          <w:rFonts w:ascii="Times New Roman" w:eastAsia="Times New Roman" w:hAnsi="Times New Roman" w:cs="Times New Roman"/>
          <w:sz w:val="24"/>
          <w:szCs w:val="24"/>
          <w:highlight w:val="white"/>
        </w:rPr>
        <w:t xml:space="preserve"> </w:t>
      </w:r>
      <w:del w:id="494" w:author="Luca Cocchi" w:date="2018-12-12T14:37:00Z">
        <w:r w:rsidRPr="00454EF1" w:rsidDel="00B8633C">
          <w:rPr>
            <w:rFonts w:ascii="Times New Roman" w:eastAsia="Times New Roman" w:hAnsi="Times New Roman" w:cs="Times New Roman"/>
            <w:sz w:val="24"/>
            <w:szCs w:val="24"/>
            <w:highlight w:val="white"/>
          </w:rPr>
          <w:delText xml:space="preserve">connections </w:delText>
        </w:r>
        <w:r w:rsidR="0067100A" w:rsidDel="00B8633C">
          <w:rPr>
            <w:rFonts w:ascii="Times New Roman" w:eastAsia="Times New Roman" w:hAnsi="Times New Roman" w:cs="Times New Roman"/>
            <w:sz w:val="24"/>
            <w:szCs w:val="24"/>
            <w:highlight w:val="white"/>
          </w:rPr>
          <w:delText xml:space="preserve">in particular </w:delText>
        </w:r>
        <w:r w:rsidRPr="00454EF1" w:rsidDel="00B8633C">
          <w:rPr>
            <w:rFonts w:ascii="Times New Roman" w:eastAsia="Times New Roman" w:hAnsi="Times New Roman" w:cs="Times New Roman"/>
            <w:sz w:val="24"/>
            <w:szCs w:val="24"/>
            <w:highlight w:val="white"/>
          </w:rPr>
          <w:delText>usually consist of relatively</w:delText>
        </w:r>
      </w:del>
      <w:ins w:id="495" w:author="Luca Cocchi" w:date="2018-12-12T14:37:00Z">
        <w:r w:rsidR="00B8633C">
          <w:rPr>
            <w:rFonts w:ascii="Times New Roman" w:eastAsia="Times New Roman" w:hAnsi="Times New Roman" w:cs="Times New Roman"/>
            <w:sz w:val="24"/>
            <w:szCs w:val="24"/>
            <w:highlight w:val="white"/>
          </w:rPr>
          <w:t>comprise</w:t>
        </w:r>
      </w:ins>
      <w:r w:rsidRPr="00454EF1">
        <w:rPr>
          <w:rFonts w:ascii="Times New Roman" w:eastAsia="Times New Roman" w:hAnsi="Times New Roman" w:cs="Times New Roman"/>
          <w:sz w:val="24"/>
          <w:szCs w:val="24"/>
          <w:highlight w:val="white"/>
        </w:rPr>
        <w:t xml:space="preserve"> long</w:t>
      </w:r>
      <w:r w:rsidR="0067100A">
        <w:rPr>
          <w:rFonts w:ascii="Times New Roman" w:eastAsia="Times New Roman" w:hAnsi="Times New Roman" w:cs="Times New Roman"/>
          <w:sz w:val="24"/>
          <w:szCs w:val="24"/>
          <w:highlight w:val="white"/>
        </w:rPr>
        <w:t xml:space="preserve"> anatomical</w:t>
      </w:r>
      <w:r w:rsidRPr="00454EF1">
        <w:rPr>
          <w:rFonts w:ascii="Times New Roman" w:eastAsia="Times New Roman" w:hAnsi="Times New Roman" w:cs="Times New Roman"/>
          <w:sz w:val="24"/>
          <w:szCs w:val="24"/>
          <w:highlight w:val="white"/>
        </w:rPr>
        <w:t xml:space="preserve"> routes </w:t>
      </w:r>
      <w:r w:rsidR="0067100A">
        <w:rPr>
          <w:rFonts w:ascii="Times New Roman" w:eastAsia="Times New Roman" w:hAnsi="Times New Roman" w:cs="Times New Roman"/>
          <w:sz w:val="24"/>
          <w:szCs w:val="24"/>
          <w:highlight w:val="white"/>
        </w:rPr>
        <w:t>allowing efficient communication between distant regions</w:t>
      </w:r>
      <w:r w:rsidR="006829BE">
        <w:rPr>
          <w:rFonts w:ascii="Times New Roman" w:eastAsia="Times New Roman" w:hAnsi="Times New Roman" w:cs="Times New Roman"/>
          <w:sz w:val="24"/>
          <w:szCs w:val="24"/>
          <w:highlight w:val="white"/>
        </w:rPr>
        <w:t xml:space="preserve"> comprising</w:t>
      </w:r>
      <w:r w:rsidRPr="00454EF1">
        <w:rPr>
          <w:rFonts w:ascii="Times New Roman" w:eastAsia="Times New Roman" w:hAnsi="Times New Roman" w:cs="Times New Roman"/>
          <w:sz w:val="24"/>
          <w:szCs w:val="24"/>
          <w:highlight w:val="white"/>
        </w:rPr>
        <w:t xml:space="preserve"> different </w:t>
      </w:r>
      <w:del w:id="496" w:author="Luca Cocchi" w:date="2018-12-12T14:37:00Z">
        <w:r w:rsidRPr="00454EF1" w:rsidDel="00B8633C">
          <w:rPr>
            <w:rFonts w:ascii="Times New Roman" w:eastAsia="Times New Roman" w:hAnsi="Times New Roman" w:cs="Times New Roman"/>
            <w:sz w:val="24"/>
            <w:szCs w:val="24"/>
            <w:highlight w:val="white"/>
          </w:rPr>
          <w:delText xml:space="preserve">functional </w:delText>
        </w:r>
      </w:del>
      <w:ins w:id="497" w:author="Luca Cocchi" w:date="2018-12-12T14:37:00Z">
        <w:r w:rsidR="00B8633C">
          <w:rPr>
            <w:rFonts w:ascii="Times New Roman" w:eastAsia="Times New Roman" w:hAnsi="Times New Roman" w:cs="Times New Roman"/>
            <w:sz w:val="24"/>
            <w:szCs w:val="24"/>
            <w:highlight w:val="white"/>
          </w:rPr>
          <w:t>brain</w:t>
        </w:r>
        <w:r w:rsidR="00B8633C" w:rsidRPr="00454EF1">
          <w:rPr>
            <w:rFonts w:ascii="Times New Roman" w:eastAsia="Times New Roman" w:hAnsi="Times New Roman" w:cs="Times New Roman"/>
            <w:sz w:val="24"/>
            <w:szCs w:val="24"/>
            <w:highlight w:val="white"/>
          </w:rPr>
          <w:t xml:space="preserve"> </w:t>
        </w:r>
      </w:ins>
      <w:r w:rsidRPr="00454EF1">
        <w:rPr>
          <w:rFonts w:ascii="Times New Roman" w:eastAsia="Times New Roman" w:hAnsi="Times New Roman" w:cs="Times New Roman"/>
          <w:sz w:val="24"/>
          <w:szCs w:val="24"/>
          <w:highlight w:val="white"/>
        </w:rPr>
        <w:t xml:space="preserve">modules </w:t>
      </w:r>
      <w:hyperlink r:id="rId56">
        <w:r w:rsidRPr="00454EF1">
          <w:rPr>
            <w:rFonts w:ascii="Times New Roman" w:eastAsia="Times New Roman" w:hAnsi="Times New Roman" w:cs="Times New Roman"/>
            <w:sz w:val="24"/>
            <w:szCs w:val="24"/>
          </w:rPr>
          <w:t>(Perry et al., 2015; van den Heuvel et al., 2012)</w:t>
        </w:r>
      </w:hyperlink>
      <w:r w:rsidRPr="00454EF1">
        <w:rPr>
          <w:rFonts w:ascii="Times New Roman" w:eastAsia="Times New Roman" w:hAnsi="Times New Roman" w:cs="Times New Roman"/>
          <w:sz w:val="24"/>
          <w:szCs w:val="24"/>
          <w:highlight w:val="white"/>
        </w:rPr>
        <w:t xml:space="preserve">. </w:t>
      </w:r>
      <w:del w:id="498" w:author="Luca Cocchi" w:date="2018-12-12T14:43:00Z">
        <w:r w:rsidRPr="00454EF1" w:rsidDel="000B74CA">
          <w:rPr>
            <w:rFonts w:ascii="Times New Roman" w:eastAsia="Times New Roman" w:hAnsi="Times New Roman" w:cs="Times New Roman"/>
            <w:sz w:val="24"/>
            <w:szCs w:val="24"/>
            <w:highlight w:val="white"/>
          </w:rPr>
          <w:delText xml:space="preserve">Accordingly, our findings in hub and feeder connections echo the prior </w:delText>
        </w:r>
        <w:r w:rsidR="006829BE" w:rsidDel="000B74CA">
          <w:rPr>
            <w:rFonts w:ascii="Times New Roman" w:eastAsia="Times New Roman" w:hAnsi="Times New Roman" w:cs="Times New Roman"/>
            <w:sz w:val="24"/>
            <w:szCs w:val="24"/>
            <w:highlight w:val="white"/>
          </w:rPr>
          <w:delText xml:space="preserve">work showing that </w:delText>
        </w:r>
        <w:r w:rsidRPr="00454EF1" w:rsidDel="000B74CA">
          <w:rPr>
            <w:rFonts w:ascii="Times New Roman" w:eastAsia="Times New Roman" w:hAnsi="Times New Roman" w:cs="Times New Roman"/>
            <w:sz w:val="24"/>
            <w:szCs w:val="24"/>
            <w:highlight w:val="white"/>
          </w:rPr>
          <w:delText xml:space="preserve">ADHD favors short-range </w:delText>
        </w:r>
        <w:r w:rsidR="006829BE" w:rsidDel="000B74CA">
          <w:rPr>
            <w:rFonts w:ascii="Times New Roman" w:eastAsia="Times New Roman" w:hAnsi="Times New Roman" w:cs="Times New Roman"/>
            <w:sz w:val="24"/>
            <w:szCs w:val="24"/>
            <w:highlight w:val="white"/>
          </w:rPr>
          <w:delText xml:space="preserve">anatomical </w:delText>
        </w:r>
        <w:r w:rsidRPr="00454EF1" w:rsidDel="000B74CA">
          <w:rPr>
            <w:rFonts w:ascii="Times New Roman" w:eastAsia="Times New Roman" w:hAnsi="Times New Roman" w:cs="Times New Roman"/>
            <w:sz w:val="24"/>
            <w:szCs w:val="24"/>
            <w:highlight w:val="white"/>
          </w:rPr>
          <w:delText xml:space="preserve">covariance </w:delText>
        </w:r>
        <w:r w:rsidR="003B704C" w:rsidDel="000B74CA">
          <w:rPr>
            <w:rFonts w:ascii="Times New Roman" w:eastAsia="Times New Roman" w:hAnsi="Times New Roman" w:cs="Times New Roman"/>
            <w:sz w:val="24"/>
            <w:szCs w:val="24"/>
          </w:rPr>
          <w:fldChar w:fldCharType="begin"/>
        </w:r>
        <w:r w:rsidR="003B704C" w:rsidDel="000B74CA">
          <w:rPr>
            <w:rFonts w:ascii="Times New Roman" w:eastAsia="Times New Roman" w:hAnsi="Times New Roman" w:cs="Times New Roman"/>
            <w:sz w:val="24"/>
            <w:szCs w:val="24"/>
          </w:rPr>
          <w:delInstrText xml:space="preserve"> HYPERLINK "https://www.zotero.org/google-docs/?ZTVq5w" \h </w:delInstrText>
        </w:r>
        <w:r w:rsidR="003B704C" w:rsidDel="000B74CA">
          <w:rPr>
            <w:rFonts w:ascii="Times New Roman" w:eastAsia="Times New Roman" w:hAnsi="Times New Roman" w:cs="Times New Roman"/>
            <w:sz w:val="24"/>
            <w:szCs w:val="24"/>
          </w:rPr>
          <w:fldChar w:fldCharType="separate"/>
        </w:r>
        <w:r w:rsidRPr="00454EF1" w:rsidDel="000B74CA">
          <w:rPr>
            <w:rFonts w:ascii="Times New Roman" w:eastAsia="Times New Roman" w:hAnsi="Times New Roman" w:cs="Times New Roman"/>
            <w:sz w:val="24"/>
            <w:szCs w:val="24"/>
          </w:rPr>
          <w:delText>(Bethlehem, Romero-Garcia, Mak, Bullmore, &amp; Baron-Cohen, 2017)</w:delText>
        </w:r>
        <w:r w:rsidR="003B704C" w:rsidDel="000B74CA">
          <w:rPr>
            <w:rFonts w:ascii="Times New Roman" w:eastAsia="Times New Roman" w:hAnsi="Times New Roman" w:cs="Times New Roman"/>
            <w:sz w:val="24"/>
            <w:szCs w:val="24"/>
          </w:rPr>
          <w:fldChar w:fldCharType="end"/>
        </w:r>
        <w:r w:rsidRPr="00454EF1" w:rsidDel="000B74CA">
          <w:rPr>
            <w:rFonts w:ascii="Times New Roman" w:eastAsia="Times New Roman" w:hAnsi="Times New Roman" w:cs="Times New Roman"/>
            <w:sz w:val="24"/>
            <w:szCs w:val="24"/>
            <w:highlight w:val="white"/>
          </w:rPr>
          <w:delText xml:space="preserve">.  </w:delText>
        </w:r>
      </w:del>
    </w:p>
    <w:p w14:paraId="7A57592F" w14:textId="77777777" w:rsidR="006829BE" w:rsidRPr="00454EF1" w:rsidRDefault="006829BE">
      <w:pPr>
        <w:contextualSpacing w:val="0"/>
        <w:jc w:val="both"/>
        <w:rPr>
          <w:rFonts w:ascii="Times New Roman" w:eastAsia="Times New Roman" w:hAnsi="Times New Roman" w:cs="Times New Roman"/>
          <w:sz w:val="24"/>
          <w:szCs w:val="24"/>
        </w:rPr>
      </w:pPr>
    </w:p>
    <w:p w14:paraId="69D23802" w14:textId="43A02DB5" w:rsidR="002B5B68" w:rsidRPr="00454EF1" w:rsidRDefault="00454EF1">
      <w:pPr>
        <w:contextualSpacing w:val="0"/>
        <w:jc w:val="both"/>
        <w:rPr>
          <w:rFonts w:ascii="Times New Roman" w:eastAsia="Times New Roman" w:hAnsi="Times New Roman" w:cs="Times New Roman"/>
          <w:sz w:val="24"/>
          <w:szCs w:val="24"/>
        </w:rPr>
      </w:pPr>
      <w:commentRangeStart w:id="499"/>
      <w:r w:rsidRPr="00454EF1">
        <w:rPr>
          <w:rFonts w:ascii="Times New Roman" w:eastAsia="Times New Roman" w:hAnsi="Times New Roman" w:cs="Times New Roman"/>
          <w:sz w:val="24"/>
          <w:szCs w:val="24"/>
        </w:rPr>
        <w:t>Notably, we identified that feeder connections linking within control systems, between control and default-mode, as well as between control and sensor</w:t>
      </w:r>
      <w:r w:rsidR="00210148">
        <w:rPr>
          <w:rFonts w:ascii="Times New Roman" w:eastAsia="Times New Roman" w:hAnsi="Times New Roman" w:cs="Times New Roman"/>
          <w:sz w:val="24"/>
          <w:szCs w:val="24"/>
        </w:rPr>
        <w:t>y</w:t>
      </w:r>
      <w:r w:rsidRPr="00454EF1">
        <w:rPr>
          <w:rFonts w:ascii="Times New Roman" w:eastAsia="Times New Roman" w:hAnsi="Times New Roman" w:cs="Times New Roman"/>
          <w:sz w:val="24"/>
          <w:szCs w:val="24"/>
        </w:rPr>
        <w:t xml:space="preserve"> networks, predominantly contributed to reduced structure-function coupling in ADHD.  Such findings are consistent with previous resting-state fMRI literature which highlights the potential involvement of these systems and their interactions in the pathophysiology of ADHD </w:t>
      </w:r>
      <w:hyperlink r:id="rId57">
        <w:r w:rsidRPr="00454EF1">
          <w:rPr>
            <w:rFonts w:ascii="Times New Roman" w:eastAsia="Times New Roman" w:hAnsi="Times New Roman" w:cs="Times New Roman"/>
            <w:sz w:val="24"/>
            <w:szCs w:val="24"/>
          </w:rPr>
          <w:t xml:space="preserve">(Cary et al., 2017; Castellanos &amp; Aoki, 2016; </w:t>
        </w:r>
        <w:proofErr w:type="spellStart"/>
        <w:r w:rsidRPr="00454EF1">
          <w:rPr>
            <w:rFonts w:ascii="Times New Roman" w:eastAsia="Times New Roman" w:hAnsi="Times New Roman" w:cs="Times New Roman"/>
            <w:sz w:val="24"/>
            <w:szCs w:val="24"/>
          </w:rPr>
          <w:t>Cocchi</w:t>
        </w:r>
        <w:proofErr w:type="spellEnd"/>
        <w:r w:rsidRPr="00454EF1">
          <w:rPr>
            <w:rFonts w:ascii="Times New Roman" w:eastAsia="Times New Roman" w:hAnsi="Times New Roman" w:cs="Times New Roman"/>
            <w:sz w:val="24"/>
            <w:szCs w:val="24"/>
          </w:rPr>
          <w:t xml:space="preserve"> et al., 2012; H.-Y. Lin et al., 2018; H.-Y. Lin, Tseng, Lai, Matsuo, &amp; </w:t>
        </w:r>
        <w:proofErr w:type="spellStart"/>
        <w:r w:rsidRPr="00454EF1">
          <w:rPr>
            <w:rFonts w:ascii="Times New Roman" w:eastAsia="Times New Roman" w:hAnsi="Times New Roman" w:cs="Times New Roman"/>
            <w:sz w:val="24"/>
            <w:szCs w:val="24"/>
          </w:rPr>
          <w:t>Gau</w:t>
        </w:r>
        <w:proofErr w:type="spellEnd"/>
        <w:r w:rsidRPr="00454EF1">
          <w:rPr>
            <w:rFonts w:ascii="Times New Roman" w:eastAsia="Times New Roman" w:hAnsi="Times New Roman" w:cs="Times New Roman"/>
            <w:sz w:val="24"/>
            <w:szCs w:val="24"/>
          </w:rPr>
          <w:t>, 2015)</w:t>
        </w:r>
      </w:hyperlink>
      <w:r w:rsidRPr="00454EF1">
        <w:rPr>
          <w:rFonts w:ascii="Times New Roman" w:eastAsia="Times New Roman" w:hAnsi="Times New Roman" w:cs="Times New Roman"/>
          <w:sz w:val="24"/>
          <w:szCs w:val="24"/>
        </w:rPr>
        <w:t>. Moreover, prior work also suggest</w:t>
      </w:r>
      <w:r w:rsidR="009675A4">
        <w:rPr>
          <w:rFonts w:ascii="Times New Roman" w:eastAsia="Times New Roman" w:hAnsi="Times New Roman" w:cs="Times New Roman"/>
          <w:sz w:val="24"/>
          <w:szCs w:val="24"/>
        </w:rPr>
        <w:t>s</w:t>
      </w:r>
      <w:r w:rsidRPr="00454EF1">
        <w:rPr>
          <w:rFonts w:ascii="Times New Roman" w:eastAsia="Times New Roman" w:hAnsi="Times New Roman" w:cs="Times New Roman"/>
          <w:sz w:val="24"/>
          <w:szCs w:val="24"/>
        </w:rPr>
        <w:t xml:space="preserve"> that dynamics between the these systems are critical in </w:t>
      </w:r>
      <w:r w:rsidR="006829BE">
        <w:rPr>
          <w:rFonts w:ascii="Times New Roman" w:eastAsia="Times New Roman" w:hAnsi="Times New Roman" w:cs="Times New Roman"/>
          <w:sz w:val="24"/>
          <w:szCs w:val="24"/>
        </w:rPr>
        <w:t>facilitating</w:t>
      </w:r>
      <w:r w:rsidRPr="00454EF1">
        <w:rPr>
          <w:rFonts w:ascii="Times New Roman" w:eastAsia="Times New Roman" w:hAnsi="Times New Roman" w:cs="Times New Roman"/>
          <w:sz w:val="24"/>
          <w:szCs w:val="24"/>
        </w:rPr>
        <w:t xml:space="preserve"> </w:t>
      </w:r>
      <w:r w:rsidR="006829BE">
        <w:rPr>
          <w:rFonts w:ascii="Times New Roman" w:eastAsia="Times New Roman" w:hAnsi="Times New Roman" w:cs="Times New Roman"/>
          <w:sz w:val="24"/>
          <w:szCs w:val="24"/>
        </w:rPr>
        <w:t>the</w:t>
      </w:r>
      <w:r w:rsidRPr="00454EF1">
        <w:rPr>
          <w:rFonts w:ascii="Times New Roman" w:eastAsia="Times New Roman" w:hAnsi="Times New Roman" w:cs="Times New Roman"/>
          <w:sz w:val="24"/>
          <w:szCs w:val="24"/>
        </w:rPr>
        <w:t xml:space="preserve"> normal functions of selective </w:t>
      </w:r>
      <w:hyperlink r:id="rId58">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Regev</w:t>
        </w:r>
        <w:proofErr w:type="spellEnd"/>
        <w:r w:rsidRPr="00454EF1">
          <w:rPr>
            <w:rFonts w:ascii="Times New Roman" w:eastAsia="Times New Roman" w:hAnsi="Times New Roman" w:cs="Times New Roman"/>
            <w:sz w:val="24"/>
            <w:szCs w:val="24"/>
          </w:rPr>
          <w:t xml:space="preserve"> et al., 2018)</w:t>
        </w:r>
      </w:hyperlink>
      <w:r w:rsidRPr="00454EF1">
        <w:rPr>
          <w:rFonts w:ascii="Times New Roman" w:eastAsia="Times New Roman" w:hAnsi="Times New Roman" w:cs="Times New Roman"/>
          <w:sz w:val="24"/>
          <w:szCs w:val="24"/>
        </w:rPr>
        <w:t xml:space="preserve"> and sustained </w:t>
      </w:r>
      <w:hyperlink r:id="rId59">
        <w:r w:rsidRPr="00454EF1">
          <w:rPr>
            <w:rFonts w:ascii="Times New Roman" w:eastAsia="Times New Roman" w:hAnsi="Times New Roman" w:cs="Times New Roman"/>
            <w:sz w:val="24"/>
            <w:szCs w:val="24"/>
          </w:rPr>
          <w:t>(Weissman et al., 2006)</w:t>
        </w:r>
      </w:hyperlink>
      <w:r w:rsidRPr="00454EF1">
        <w:rPr>
          <w:rFonts w:ascii="Times New Roman" w:eastAsia="Times New Roman" w:hAnsi="Times New Roman" w:cs="Times New Roman"/>
          <w:sz w:val="24"/>
          <w:szCs w:val="24"/>
        </w:rPr>
        <w:t xml:space="preserve"> attention. </w:t>
      </w:r>
      <w:r w:rsidR="00210148">
        <w:rPr>
          <w:rFonts w:ascii="Times New Roman" w:eastAsia="Times New Roman" w:hAnsi="Times New Roman" w:cs="Times New Roman"/>
          <w:sz w:val="24"/>
          <w:szCs w:val="24"/>
        </w:rPr>
        <w:t xml:space="preserve">We also observed a correlation with behaviour such that </w:t>
      </w:r>
      <w:r w:rsidR="00210148">
        <w:rPr>
          <w:rFonts w:ascii="Times New Roman" w:eastAsia="Times New Roman" w:hAnsi="Times New Roman" w:cs="Times New Roman"/>
          <w:sz w:val="24"/>
          <w:szCs w:val="24"/>
          <w:highlight w:val="white"/>
        </w:rPr>
        <w:t>reduced structure-function coupling was associated with higher</w:t>
      </w:r>
      <w:r w:rsidRPr="00454EF1">
        <w:rPr>
          <w:rFonts w:ascii="Times New Roman" w:eastAsia="Times New Roman" w:hAnsi="Times New Roman" w:cs="Times New Roman"/>
          <w:sz w:val="24"/>
          <w:szCs w:val="24"/>
          <w:highlight w:val="white"/>
        </w:rPr>
        <w:t xml:space="preserve"> ADHD symptom</w:t>
      </w:r>
      <w:r w:rsidR="00210148">
        <w:rPr>
          <w:rFonts w:ascii="Times New Roman" w:eastAsia="Times New Roman" w:hAnsi="Times New Roman" w:cs="Times New Roman"/>
          <w:sz w:val="24"/>
          <w:szCs w:val="24"/>
          <w:highlight w:val="white"/>
        </w:rPr>
        <w:t>ology.</w:t>
      </w:r>
      <w:r w:rsidRPr="00454EF1">
        <w:rPr>
          <w:rFonts w:ascii="Times New Roman" w:eastAsia="Times New Roman" w:hAnsi="Times New Roman" w:cs="Times New Roman"/>
          <w:sz w:val="24"/>
          <w:szCs w:val="24"/>
          <w:highlight w:val="white"/>
        </w:rPr>
        <w:t xml:space="preserve"> Taken together, </w:t>
      </w:r>
      <w:r w:rsidRPr="00454EF1">
        <w:rPr>
          <w:rFonts w:ascii="Times New Roman" w:eastAsia="Times New Roman" w:hAnsi="Times New Roman" w:cs="Times New Roman"/>
          <w:sz w:val="24"/>
          <w:szCs w:val="24"/>
        </w:rPr>
        <w:t xml:space="preserve">we speculate that the reduced structure–function coupling may be indicative of more unrestrained </w:t>
      </w:r>
      <w:r w:rsidRPr="00454EF1">
        <w:rPr>
          <w:rFonts w:ascii="Times New Roman" w:eastAsia="Times New Roman" w:hAnsi="Times New Roman" w:cs="Times New Roman"/>
          <w:sz w:val="24"/>
          <w:szCs w:val="24"/>
        </w:rPr>
        <w:lastRenderedPageBreak/>
        <w:t xml:space="preserve">dynamic brain function from the underlying structural scaffolding, which results in suboptimal modulation of interplay between the control, default-mode, and sensorimotor networks in adults with ADHD. This inefficiency may lead to the observed cognitive and </w:t>
      </w:r>
      <w:proofErr w:type="spellStart"/>
      <w:r w:rsidRPr="00454EF1">
        <w:rPr>
          <w:rFonts w:ascii="Times New Roman" w:eastAsia="Times New Roman" w:hAnsi="Times New Roman" w:cs="Times New Roman"/>
          <w:sz w:val="24"/>
          <w:szCs w:val="24"/>
        </w:rPr>
        <w:t>behavioral</w:t>
      </w:r>
      <w:proofErr w:type="spellEnd"/>
      <w:r w:rsidRPr="00454EF1">
        <w:rPr>
          <w:rFonts w:ascii="Times New Roman" w:eastAsia="Times New Roman" w:hAnsi="Times New Roman" w:cs="Times New Roman"/>
          <w:sz w:val="24"/>
          <w:szCs w:val="24"/>
        </w:rPr>
        <w:t xml:space="preserve"> deficits such as inattention.    </w:t>
      </w:r>
    </w:p>
    <w:p w14:paraId="40BB9BA3" w14:textId="77777777" w:rsidR="002B5B68" w:rsidRPr="00454EF1" w:rsidRDefault="002B5B68">
      <w:pPr>
        <w:contextualSpacing w:val="0"/>
        <w:jc w:val="both"/>
        <w:rPr>
          <w:rFonts w:ascii="Times New Roman" w:eastAsia="Times New Roman" w:hAnsi="Times New Roman" w:cs="Times New Roman"/>
          <w:sz w:val="24"/>
          <w:szCs w:val="24"/>
        </w:rPr>
      </w:pPr>
    </w:p>
    <w:p w14:paraId="784EA02B" w14:textId="56A88ACF"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rPr>
        <w:t xml:space="preserve">The finding of the dissociation between structural and functional connectivity in ADHD is indirectly in line with </w:t>
      </w:r>
      <w:r w:rsidR="00210148">
        <w:rPr>
          <w:rFonts w:ascii="Times New Roman" w:eastAsia="Times New Roman" w:hAnsi="Times New Roman" w:cs="Times New Roman"/>
          <w:sz w:val="24"/>
          <w:szCs w:val="24"/>
        </w:rPr>
        <w:t>previous work using similar methodology</w:t>
      </w:r>
      <w:r w:rsidR="00CD5DC0">
        <w:rPr>
          <w:rFonts w:ascii="Times New Roman" w:eastAsia="Times New Roman" w:hAnsi="Times New Roman" w:cs="Times New Roman"/>
          <w:sz w:val="24"/>
          <w:szCs w:val="24"/>
        </w:rPr>
        <w:t xml:space="preserve"> (diffusion imaging and resting-state fMRI). Bos and colleagues </w:t>
      </w:r>
      <w:hyperlink r:id="rId60">
        <w:r w:rsidR="00CD5DC0" w:rsidRPr="00454EF1">
          <w:rPr>
            <w:rFonts w:ascii="Times New Roman" w:eastAsia="Times New Roman" w:hAnsi="Times New Roman" w:cs="Times New Roman"/>
            <w:sz w:val="24"/>
            <w:szCs w:val="24"/>
          </w:rPr>
          <w:t>(Bos et al., 2017)</w:t>
        </w:r>
      </w:hyperlink>
      <w:r w:rsidR="00CD5DC0">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showed that changes in functional connectivity were not accompanied by changes in the underlying white matter structures in ADHD children. Similarly, we also did not observe significant between-group differences in structural connectivity. Some explanations may account for this inconsistency with </w:t>
      </w:r>
      <w:r w:rsidR="00CD5DC0">
        <w:rPr>
          <w:rFonts w:ascii="Times New Roman" w:eastAsia="Times New Roman" w:hAnsi="Times New Roman" w:cs="Times New Roman"/>
          <w:sz w:val="24"/>
          <w:szCs w:val="24"/>
        </w:rPr>
        <w:t>other</w:t>
      </w:r>
      <w:r w:rsidRPr="00454EF1">
        <w:rPr>
          <w:rFonts w:ascii="Times New Roman" w:eastAsia="Times New Roman" w:hAnsi="Times New Roman" w:cs="Times New Roman"/>
          <w:sz w:val="24"/>
          <w:szCs w:val="24"/>
        </w:rPr>
        <w:t xml:space="preserve"> prior studies </w:t>
      </w:r>
      <w:hyperlink r:id="rId61">
        <w:r w:rsidRPr="00454EF1">
          <w:rPr>
            <w:rFonts w:ascii="Times New Roman" w:eastAsia="Times New Roman" w:hAnsi="Times New Roman" w:cs="Times New Roman"/>
            <w:sz w:val="24"/>
            <w:szCs w:val="24"/>
          </w:rPr>
          <w:t>(Aoki et al., 2018; L. Chen et al., 2016)</w:t>
        </w:r>
      </w:hyperlink>
      <w:r w:rsidRPr="00454EF1">
        <w:rPr>
          <w:rFonts w:ascii="Times New Roman" w:eastAsia="Times New Roman" w:hAnsi="Times New Roman" w:cs="Times New Roman"/>
          <w:sz w:val="24"/>
          <w:szCs w:val="24"/>
        </w:rPr>
        <w:t xml:space="preserve">. The methods applied herein (the basic topological properties of connectome and </w:t>
      </w:r>
      <w:r w:rsidR="00CD5DC0" w:rsidRPr="00454EF1">
        <w:rPr>
          <w:rFonts w:ascii="Times New Roman" w:eastAsia="Times New Roman" w:hAnsi="Times New Roman" w:cs="Times New Roman"/>
          <w:sz w:val="24"/>
          <w:szCs w:val="24"/>
        </w:rPr>
        <w:t>network-based</w:t>
      </w:r>
      <w:r w:rsidRPr="00454EF1">
        <w:rPr>
          <w:rFonts w:ascii="Times New Roman" w:eastAsia="Times New Roman" w:hAnsi="Times New Roman" w:cs="Times New Roman"/>
          <w:sz w:val="24"/>
          <w:szCs w:val="24"/>
        </w:rPr>
        <w:t xml:space="preserve"> statistic) are distinct from </w:t>
      </w:r>
      <w:r w:rsidR="00CD5DC0">
        <w:rPr>
          <w:rFonts w:ascii="Times New Roman" w:eastAsia="Times New Roman" w:hAnsi="Times New Roman" w:cs="Times New Roman"/>
          <w:sz w:val="24"/>
          <w:szCs w:val="24"/>
        </w:rPr>
        <w:t xml:space="preserve">previously used </w:t>
      </w:r>
      <w:r w:rsidRPr="00454EF1">
        <w:rPr>
          <w:rFonts w:ascii="Times New Roman" w:eastAsia="Times New Roman" w:hAnsi="Times New Roman" w:cs="Times New Roman"/>
          <w:sz w:val="24"/>
          <w:szCs w:val="24"/>
        </w:rPr>
        <w:t xml:space="preserve">tract-based statistics. ADHD-associated alterations in white matter microstructures may be of non-specific properties </w:t>
      </w:r>
      <w:hyperlink r:id="rId62">
        <w:r w:rsidRPr="00454EF1">
          <w:rPr>
            <w:rFonts w:ascii="Times New Roman" w:eastAsia="Times New Roman" w:hAnsi="Times New Roman" w:cs="Times New Roman"/>
            <w:sz w:val="24"/>
            <w:szCs w:val="24"/>
          </w:rPr>
          <w:t xml:space="preserve">(Liston, </w:t>
        </w:r>
        <w:proofErr w:type="spellStart"/>
        <w:r w:rsidRPr="00454EF1">
          <w:rPr>
            <w:rFonts w:ascii="Times New Roman" w:eastAsia="Times New Roman" w:hAnsi="Times New Roman" w:cs="Times New Roman"/>
            <w:sz w:val="24"/>
            <w:szCs w:val="24"/>
          </w:rPr>
          <w:t>Malter</w:t>
        </w:r>
        <w:proofErr w:type="spellEnd"/>
        <w:r w:rsidRPr="00454EF1">
          <w:rPr>
            <w:rFonts w:ascii="Times New Roman" w:eastAsia="Times New Roman" w:hAnsi="Times New Roman" w:cs="Times New Roman"/>
            <w:sz w:val="24"/>
            <w:szCs w:val="24"/>
          </w:rPr>
          <w:t xml:space="preserve"> Cohen, </w:t>
        </w:r>
        <w:proofErr w:type="spellStart"/>
        <w:r w:rsidRPr="00454EF1">
          <w:rPr>
            <w:rFonts w:ascii="Times New Roman" w:eastAsia="Times New Roman" w:hAnsi="Times New Roman" w:cs="Times New Roman"/>
            <w:sz w:val="24"/>
            <w:szCs w:val="24"/>
          </w:rPr>
          <w:t>Teslovich</w:t>
        </w:r>
        <w:proofErr w:type="spellEnd"/>
        <w:r w:rsidRPr="00454EF1">
          <w:rPr>
            <w:rFonts w:ascii="Times New Roman" w:eastAsia="Times New Roman" w:hAnsi="Times New Roman" w:cs="Times New Roman"/>
            <w:sz w:val="24"/>
            <w:szCs w:val="24"/>
          </w:rPr>
          <w:t>, Levenson, &amp; Casey, 2011)</w:t>
        </w:r>
      </w:hyperlink>
      <w:r w:rsidRPr="00454EF1">
        <w:rPr>
          <w:rFonts w:ascii="Times New Roman" w:eastAsia="Times New Roman" w:hAnsi="Times New Roman" w:cs="Times New Roman"/>
          <w:sz w:val="24"/>
          <w:szCs w:val="24"/>
        </w:rPr>
        <w:t xml:space="preserve">, and their effect sizes may be too small to survive multiple </w:t>
      </w:r>
      <w:r w:rsidR="00CD5DC0">
        <w:rPr>
          <w:rFonts w:ascii="Times New Roman" w:eastAsia="Times New Roman" w:hAnsi="Times New Roman" w:cs="Times New Roman"/>
          <w:sz w:val="24"/>
          <w:szCs w:val="24"/>
        </w:rPr>
        <w:t xml:space="preserve">comparison </w:t>
      </w:r>
      <w:r w:rsidRPr="00454EF1">
        <w:rPr>
          <w:rFonts w:ascii="Times New Roman" w:eastAsia="Times New Roman" w:hAnsi="Times New Roman" w:cs="Times New Roman"/>
          <w:sz w:val="24"/>
          <w:szCs w:val="24"/>
        </w:rPr>
        <w:t>test</w:t>
      </w:r>
      <w:r w:rsidR="00CD5DC0">
        <w:rPr>
          <w:rFonts w:ascii="Times New Roman" w:eastAsia="Times New Roman" w:hAnsi="Times New Roman" w:cs="Times New Roman"/>
          <w:sz w:val="24"/>
          <w:szCs w:val="24"/>
        </w:rPr>
        <w:t>ing</w:t>
      </w:r>
      <w:r w:rsidRPr="00454EF1">
        <w:rPr>
          <w:rFonts w:ascii="Times New Roman" w:eastAsia="Times New Roman" w:hAnsi="Times New Roman" w:cs="Times New Roman"/>
          <w:sz w:val="24"/>
          <w:szCs w:val="24"/>
        </w:rPr>
        <w:t xml:space="preserve">. </w:t>
      </w:r>
      <w:r w:rsidR="00CD5DC0">
        <w:rPr>
          <w:rFonts w:ascii="Times New Roman" w:eastAsia="Times New Roman" w:hAnsi="Times New Roman" w:cs="Times New Roman"/>
          <w:sz w:val="24"/>
          <w:szCs w:val="24"/>
        </w:rPr>
        <w:t>In addition,</w:t>
      </w:r>
      <w:r w:rsidRPr="00454EF1">
        <w:rPr>
          <w:rFonts w:ascii="Times New Roman" w:eastAsia="Times New Roman" w:hAnsi="Times New Roman" w:cs="Times New Roman"/>
          <w:sz w:val="24"/>
          <w:szCs w:val="24"/>
        </w:rPr>
        <w:t xml:space="preserve"> the present null finding may reflect our emphasis on comparable levels of head motion between ADHD and controls, as emerging evidence has indicated that in-scanner motion tends to produce spurious group differences </w:t>
      </w:r>
      <w:hyperlink r:id="rId63">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Yendiki</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Koldewyn</w:t>
        </w:r>
        <w:proofErr w:type="spellEnd"/>
        <w:r w:rsidRPr="00454EF1">
          <w:rPr>
            <w:rFonts w:ascii="Times New Roman" w:eastAsia="Times New Roman" w:hAnsi="Times New Roman" w:cs="Times New Roman"/>
            <w:sz w:val="24"/>
            <w:szCs w:val="24"/>
          </w:rPr>
          <w:t xml:space="preserve">, </w:t>
        </w:r>
        <w:proofErr w:type="spellStart"/>
        <w:r w:rsidRPr="00454EF1">
          <w:rPr>
            <w:rFonts w:ascii="Times New Roman" w:eastAsia="Times New Roman" w:hAnsi="Times New Roman" w:cs="Times New Roman"/>
            <w:sz w:val="24"/>
            <w:szCs w:val="24"/>
          </w:rPr>
          <w:t>Kakunoori</w:t>
        </w:r>
        <w:proofErr w:type="spellEnd"/>
        <w:r w:rsidRPr="00454EF1">
          <w:rPr>
            <w:rFonts w:ascii="Times New Roman" w:eastAsia="Times New Roman" w:hAnsi="Times New Roman" w:cs="Times New Roman"/>
            <w:sz w:val="24"/>
            <w:szCs w:val="24"/>
          </w:rPr>
          <w:t xml:space="preserve">, Kanwisher, &amp; </w:t>
        </w:r>
        <w:proofErr w:type="spellStart"/>
        <w:r w:rsidRPr="00454EF1">
          <w:rPr>
            <w:rFonts w:ascii="Times New Roman" w:eastAsia="Times New Roman" w:hAnsi="Times New Roman" w:cs="Times New Roman"/>
            <w:sz w:val="24"/>
            <w:szCs w:val="24"/>
          </w:rPr>
          <w:t>Fischl</w:t>
        </w:r>
        <w:proofErr w:type="spellEnd"/>
        <w:r w:rsidRPr="00454EF1">
          <w:rPr>
            <w:rFonts w:ascii="Times New Roman" w:eastAsia="Times New Roman" w:hAnsi="Times New Roman" w:cs="Times New Roman"/>
            <w:sz w:val="24"/>
            <w:szCs w:val="24"/>
          </w:rPr>
          <w:t>, 2014)</w:t>
        </w:r>
      </w:hyperlink>
      <w:r w:rsidRPr="00454EF1">
        <w:rPr>
          <w:rFonts w:ascii="Times New Roman" w:eastAsia="Times New Roman" w:hAnsi="Times New Roman" w:cs="Times New Roman"/>
          <w:sz w:val="24"/>
          <w:szCs w:val="24"/>
        </w:rPr>
        <w:t xml:space="preserve">. Accordingly, </w:t>
      </w:r>
      <w:r w:rsidR="00CD5DC0">
        <w:rPr>
          <w:rFonts w:ascii="Times New Roman" w:eastAsia="Times New Roman" w:hAnsi="Times New Roman" w:cs="Times New Roman"/>
          <w:sz w:val="24"/>
          <w:szCs w:val="24"/>
        </w:rPr>
        <w:t xml:space="preserve">a recent </w:t>
      </w:r>
      <w:r w:rsidRPr="00454EF1">
        <w:rPr>
          <w:rFonts w:ascii="Times New Roman" w:eastAsia="Times New Roman" w:hAnsi="Times New Roman" w:cs="Times New Roman"/>
          <w:sz w:val="24"/>
          <w:szCs w:val="24"/>
        </w:rPr>
        <w:t xml:space="preserve">meta-analysis </w:t>
      </w:r>
      <w:r w:rsidR="00CD5DC0">
        <w:rPr>
          <w:rFonts w:ascii="Times New Roman" w:eastAsia="Times New Roman" w:hAnsi="Times New Roman" w:cs="Times New Roman"/>
          <w:sz w:val="24"/>
          <w:szCs w:val="24"/>
        </w:rPr>
        <w:t xml:space="preserve">highlighted that studies with no differences in head motion between groups tended to report null findings </w:t>
      </w:r>
      <w:r w:rsidRPr="00454EF1">
        <w:rPr>
          <w:rFonts w:ascii="Times New Roman" w:eastAsia="Times New Roman" w:hAnsi="Times New Roman" w:cs="Times New Roman"/>
          <w:sz w:val="24"/>
          <w:szCs w:val="24"/>
        </w:rPr>
        <w:t xml:space="preserve">in diffusion imaging measures associated with ADHD </w:t>
      </w:r>
      <w:hyperlink r:id="rId64">
        <w:r w:rsidRPr="00454EF1">
          <w:rPr>
            <w:rFonts w:ascii="Times New Roman" w:eastAsia="Times New Roman" w:hAnsi="Times New Roman" w:cs="Times New Roman"/>
            <w:sz w:val="24"/>
            <w:szCs w:val="24"/>
          </w:rPr>
          <w:t>(Aoki et al., 2018, 2017)</w:t>
        </w:r>
      </w:hyperlink>
      <w:r w:rsidRPr="00454EF1">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highlight w:val="white"/>
        </w:rPr>
        <w:t xml:space="preserve">Our distinct cohort with medication-naive adults having established childhood-onset ADHD in the absence of co-occurring psychiatric conditions may also partly contribute to this negative finding, as psychostimulant exposure </w:t>
      </w:r>
      <w:hyperlink r:id="rId65">
        <w:r w:rsidRPr="00454EF1">
          <w:rPr>
            <w:rFonts w:ascii="Times New Roman" w:eastAsia="Times New Roman" w:hAnsi="Times New Roman" w:cs="Times New Roman"/>
            <w:sz w:val="24"/>
            <w:szCs w:val="24"/>
          </w:rPr>
          <w:t>(de Luis-García et al., 2015)</w:t>
        </w:r>
      </w:hyperlink>
      <w:r w:rsidRPr="00454EF1">
        <w:rPr>
          <w:rFonts w:ascii="Times New Roman" w:eastAsia="Times New Roman" w:hAnsi="Times New Roman" w:cs="Times New Roman"/>
          <w:sz w:val="24"/>
          <w:szCs w:val="24"/>
          <w:highlight w:val="white"/>
        </w:rPr>
        <w:t xml:space="preserve"> and comorbidity </w:t>
      </w:r>
      <w:hyperlink r:id="rId66">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Adisetiyo</w:t>
        </w:r>
        <w:proofErr w:type="spellEnd"/>
        <w:r w:rsidRPr="00454EF1">
          <w:rPr>
            <w:rFonts w:ascii="Times New Roman" w:eastAsia="Times New Roman" w:hAnsi="Times New Roman" w:cs="Times New Roman"/>
            <w:sz w:val="24"/>
            <w:szCs w:val="24"/>
          </w:rPr>
          <w:t xml:space="preserve"> et al., 2014)</w:t>
        </w:r>
      </w:hyperlink>
      <w:r w:rsidRPr="00454EF1">
        <w:rPr>
          <w:rFonts w:ascii="Times New Roman" w:eastAsia="Times New Roman" w:hAnsi="Times New Roman" w:cs="Times New Roman"/>
          <w:sz w:val="24"/>
          <w:szCs w:val="24"/>
          <w:highlight w:val="white"/>
        </w:rPr>
        <w:t xml:space="preserve"> have been reported to affect diffusion findings in ADHD. Our findings highlight that future investigation</w:t>
      </w:r>
      <w:r w:rsidR="00FA32BA">
        <w:rPr>
          <w:rFonts w:ascii="Times New Roman" w:eastAsia="Times New Roman" w:hAnsi="Times New Roman" w:cs="Times New Roman"/>
          <w:sz w:val="24"/>
          <w:szCs w:val="24"/>
          <w:highlight w:val="white"/>
        </w:rPr>
        <w:t>s</w:t>
      </w:r>
      <w:r w:rsidRPr="00454EF1">
        <w:rPr>
          <w:rFonts w:ascii="Times New Roman" w:eastAsia="Times New Roman" w:hAnsi="Times New Roman" w:cs="Times New Roman"/>
          <w:sz w:val="24"/>
          <w:szCs w:val="24"/>
          <w:highlight w:val="white"/>
        </w:rPr>
        <w:t xml:space="preserve"> should comprehensively consider confounding factors contributing to heterogeneity in the ADHD literature. Simultaneously, despite no between-group differences in structural connectivity alone, our exploration of structure-function coupling shed new light on the role of structural networks and their correspondence with the functional brain connectivity in ADHD. </w:t>
      </w:r>
    </w:p>
    <w:p w14:paraId="7B63774C" w14:textId="77777777"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highlight w:val="white"/>
        </w:rPr>
        <w:t xml:space="preserve"> </w:t>
      </w:r>
    </w:p>
    <w:p w14:paraId="31E48B2F" w14:textId="70E51F96"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highlight w:val="white"/>
        </w:rPr>
        <w:t xml:space="preserve">Our findings should be interpreted considering some other limitations and caveats. First, </w:t>
      </w:r>
      <w:r w:rsidR="00FA32BA">
        <w:rPr>
          <w:rFonts w:ascii="Times New Roman" w:eastAsia="Times New Roman" w:hAnsi="Times New Roman" w:cs="Times New Roman"/>
          <w:sz w:val="24"/>
          <w:szCs w:val="24"/>
          <w:highlight w:val="white"/>
        </w:rPr>
        <w:t xml:space="preserve">while the </w:t>
      </w:r>
      <w:r w:rsidRPr="00454EF1">
        <w:rPr>
          <w:rFonts w:ascii="Times New Roman" w:eastAsia="Times New Roman" w:hAnsi="Times New Roman" w:cs="Times New Roman"/>
          <w:sz w:val="24"/>
          <w:szCs w:val="24"/>
          <w:highlight w:val="white"/>
        </w:rPr>
        <w:t>high resolution (101 diffusion directions)</w:t>
      </w:r>
      <w:r w:rsidR="00FA32BA">
        <w:rPr>
          <w:rFonts w:ascii="Times New Roman" w:eastAsia="Times New Roman" w:hAnsi="Times New Roman" w:cs="Times New Roman"/>
          <w:sz w:val="24"/>
          <w:szCs w:val="24"/>
          <w:highlight w:val="white"/>
        </w:rPr>
        <w:t>,</w:t>
      </w:r>
      <w:r w:rsidRPr="00454EF1">
        <w:rPr>
          <w:rFonts w:ascii="Times New Roman" w:eastAsia="Times New Roman" w:hAnsi="Times New Roman" w:cs="Times New Roman"/>
          <w:sz w:val="24"/>
          <w:szCs w:val="24"/>
          <w:highlight w:val="white"/>
        </w:rPr>
        <w:t xml:space="preserve"> advanced acquisition and reconstruction methods of DSI allow for better capacity to address the crossing </w:t>
      </w:r>
      <w:proofErr w:type="spellStart"/>
      <w:r w:rsidRPr="00454EF1">
        <w:rPr>
          <w:rFonts w:ascii="Times New Roman" w:eastAsia="Times New Roman" w:hAnsi="Times New Roman" w:cs="Times New Roman"/>
          <w:sz w:val="24"/>
          <w:szCs w:val="24"/>
          <w:highlight w:val="white"/>
        </w:rPr>
        <w:t>fibers</w:t>
      </w:r>
      <w:proofErr w:type="spellEnd"/>
      <w:r w:rsidRPr="00454EF1">
        <w:rPr>
          <w:rFonts w:ascii="Times New Roman" w:eastAsia="Times New Roman" w:hAnsi="Times New Roman" w:cs="Times New Roman"/>
          <w:sz w:val="24"/>
          <w:szCs w:val="24"/>
          <w:highlight w:val="white"/>
        </w:rPr>
        <w:t xml:space="preserve"> issue </w:t>
      </w:r>
      <w:hyperlink r:id="rId67">
        <w:r w:rsidRPr="00454EF1">
          <w:rPr>
            <w:rFonts w:ascii="Times New Roman" w:eastAsia="Times New Roman" w:hAnsi="Times New Roman" w:cs="Times New Roman"/>
            <w:sz w:val="24"/>
            <w:szCs w:val="24"/>
          </w:rPr>
          <w:t xml:space="preserve">(Le </w:t>
        </w:r>
        <w:proofErr w:type="spellStart"/>
        <w:r w:rsidRPr="00454EF1">
          <w:rPr>
            <w:rFonts w:ascii="Times New Roman" w:eastAsia="Times New Roman" w:hAnsi="Times New Roman" w:cs="Times New Roman"/>
            <w:sz w:val="24"/>
            <w:szCs w:val="24"/>
          </w:rPr>
          <w:t>Bihan</w:t>
        </w:r>
        <w:proofErr w:type="spellEnd"/>
        <w:r w:rsidRPr="00454EF1">
          <w:rPr>
            <w:rFonts w:ascii="Times New Roman" w:eastAsia="Times New Roman" w:hAnsi="Times New Roman" w:cs="Times New Roman"/>
            <w:sz w:val="24"/>
            <w:szCs w:val="24"/>
          </w:rPr>
          <w:t xml:space="preserve"> &amp; Johansen-Berg, 2012)</w:t>
        </w:r>
      </w:hyperlink>
      <w:r w:rsidRPr="00454EF1">
        <w:rPr>
          <w:rFonts w:ascii="Times New Roman" w:eastAsia="Times New Roman" w:hAnsi="Times New Roman" w:cs="Times New Roman"/>
          <w:sz w:val="24"/>
          <w:szCs w:val="24"/>
          <w:highlight w:val="white"/>
        </w:rPr>
        <w:t xml:space="preserve">, </w:t>
      </w:r>
      <w:r w:rsidRPr="00454EF1">
        <w:rPr>
          <w:rFonts w:ascii="Times New Roman" w:eastAsia="Times New Roman" w:hAnsi="Times New Roman" w:cs="Times New Roman"/>
          <w:sz w:val="24"/>
          <w:szCs w:val="24"/>
        </w:rPr>
        <w:t xml:space="preserve">deterministic </w:t>
      </w:r>
      <w:proofErr w:type="spellStart"/>
      <w:r w:rsidRPr="00454EF1">
        <w:rPr>
          <w:rFonts w:ascii="Times New Roman" w:eastAsia="Times New Roman" w:hAnsi="Times New Roman" w:cs="Times New Roman"/>
          <w:sz w:val="24"/>
          <w:szCs w:val="24"/>
        </w:rPr>
        <w:t>fiber</w:t>
      </w:r>
      <w:proofErr w:type="spellEnd"/>
      <w:r w:rsidRPr="00454EF1">
        <w:rPr>
          <w:rFonts w:ascii="Times New Roman" w:eastAsia="Times New Roman" w:hAnsi="Times New Roman" w:cs="Times New Roman"/>
          <w:sz w:val="24"/>
          <w:szCs w:val="24"/>
        </w:rPr>
        <w:t xml:space="preserve"> tractography is limited by the </w:t>
      </w:r>
      <w:r w:rsidR="00FA32BA">
        <w:rPr>
          <w:rFonts w:ascii="Times New Roman" w:eastAsia="Times New Roman" w:hAnsi="Times New Roman" w:cs="Times New Roman"/>
          <w:sz w:val="24"/>
          <w:szCs w:val="24"/>
        </w:rPr>
        <w:t>ambiguous</w:t>
      </w:r>
      <w:r w:rsidRPr="00454EF1">
        <w:rPr>
          <w:rFonts w:ascii="Times New Roman" w:eastAsia="Times New Roman" w:hAnsi="Times New Roman" w:cs="Times New Roman"/>
          <w:sz w:val="24"/>
          <w:szCs w:val="24"/>
        </w:rPr>
        <w:t xml:space="preserve"> reliability of the reconstructed tracts </w:t>
      </w:r>
      <w:hyperlink r:id="rId68">
        <w:r w:rsidRPr="00454EF1">
          <w:rPr>
            <w:rFonts w:ascii="Times New Roman" w:eastAsia="Times New Roman" w:hAnsi="Times New Roman" w:cs="Times New Roman"/>
            <w:sz w:val="24"/>
            <w:szCs w:val="24"/>
          </w:rPr>
          <w:t>(Maier-Hein et al., 2017)</w:t>
        </w:r>
      </w:hyperlink>
      <w:r w:rsidRPr="00454EF1">
        <w:rPr>
          <w:rFonts w:ascii="Times New Roman" w:eastAsia="Times New Roman" w:hAnsi="Times New Roman" w:cs="Times New Roman"/>
          <w:sz w:val="24"/>
          <w:szCs w:val="24"/>
        </w:rPr>
        <w:t>. The development of novel tractography methods and using probabilistic algorithm</w:t>
      </w:r>
      <w:r w:rsidR="00FA32BA">
        <w:rPr>
          <w:rFonts w:ascii="Times New Roman" w:eastAsia="Times New Roman" w:hAnsi="Times New Roman" w:cs="Times New Roman"/>
          <w:sz w:val="24"/>
          <w:szCs w:val="24"/>
        </w:rPr>
        <w:t xml:space="preserve">s - </w:t>
      </w:r>
      <w:r w:rsidRPr="00454EF1">
        <w:rPr>
          <w:rFonts w:ascii="Times New Roman" w:eastAsia="Times New Roman" w:hAnsi="Times New Roman" w:cs="Times New Roman"/>
          <w:sz w:val="24"/>
          <w:szCs w:val="24"/>
        </w:rPr>
        <w:t>which takes direction-uncertainty into account but is hitherto unavailable for DSI</w:t>
      </w:r>
      <w:r w:rsidR="00FA32BA">
        <w:rPr>
          <w:rFonts w:ascii="Times New Roman" w:eastAsia="Times New Roman" w:hAnsi="Times New Roman" w:cs="Times New Roman"/>
          <w:sz w:val="24"/>
          <w:szCs w:val="24"/>
        </w:rPr>
        <w:t xml:space="preserve"> -</w:t>
      </w:r>
      <w:r w:rsidRPr="00454EF1">
        <w:rPr>
          <w:rFonts w:ascii="Times New Roman" w:eastAsia="Times New Roman" w:hAnsi="Times New Roman" w:cs="Times New Roman"/>
          <w:sz w:val="24"/>
          <w:szCs w:val="24"/>
        </w:rPr>
        <w:t xml:space="preserve"> would complement the current findings in future. Second, we implemented multi-echo acquisitions to better denoise resting-state fMRI data in</w:t>
      </w:r>
      <w:r w:rsidR="00FA32BA">
        <w:rPr>
          <w:rFonts w:ascii="Times New Roman" w:eastAsia="Times New Roman" w:hAnsi="Times New Roman" w:cs="Times New Roman"/>
          <w:sz w:val="24"/>
          <w:szCs w:val="24"/>
        </w:rPr>
        <w:t>volving a</w:t>
      </w:r>
      <w:r w:rsidRPr="00454EF1">
        <w:rPr>
          <w:rFonts w:ascii="Times New Roman" w:eastAsia="Times New Roman" w:hAnsi="Times New Roman" w:cs="Times New Roman"/>
          <w:sz w:val="24"/>
          <w:szCs w:val="24"/>
        </w:rPr>
        <w:t xml:space="preserve"> trade-off </w:t>
      </w:r>
      <w:r w:rsidR="00FA32BA">
        <w:rPr>
          <w:rFonts w:ascii="Times New Roman" w:eastAsia="Times New Roman" w:hAnsi="Times New Roman" w:cs="Times New Roman"/>
          <w:sz w:val="24"/>
          <w:szCs w:val="24"/>
        </w:rPr>
        <w:t>between</w:t>
      </w:r>
      <w:r w:rsidRPr="00454EF1">
        <w:rPr>
          <w:rFonts w:ascii="Times New Roman" w:eastAsia="Times New Roman" w:hAnsi="Times New Roman" w:cs="Times New Roman"/>
          <w:sz w:val="24"/>
          <w:szCs w:val="24"/>
        </w:rPr>
        <w:t xml:space="preserve"> levels of spatial and temporal resolution </w:t>
      </w:r>
      <w:hyperlink r:id="rId69">
        <w:r w:rsidRPr="00454EF1">
          <w:rPr>
            <w:rFonts w:ascii="Times New Roman" w:eastAsia="Times New Roman" w:hAnsi="Times New Roman" w:cs="Times New Roman"/>
            <w:sz w:val="24"/>
            <w:szCs w:val="24"/>
          </w:rPr>
          <w:t>(Kundu et al., 2012)</w:t>
        </w:r>
      </w:hyperlink>
      <w:r w:rsidRPr="00454EF1">
        <w:rPr>
          <w:rFonts w:ascii="Times New Roman" w:eastAsia="Times New Roman" w:hAnsi="Times New Roman" w:cs="Times New Roman"/>
          <w:sz w:val="24"/>
          <w:szCs w:val="24"/>
        </w:rPr>
        <w:t xml:space="preserve">. Third, although the sex distribution was not different between the ADHD and control groups, and </w:t>
      </w:r>
      <w:r w:rsidRPr="00454EF1">
        <w:rPr>
          <w:rFonts w:ascii="Times New Roman" w:eastAsia="Times New Roman" w:hAnsi="Times New Roman" w:cs="Times New Roman"/>
          <w:sz w:val="24"/>
          <w:szCs w:val="24"/>
          <w:highlight w:val="white"/>
        </w:rPr>
        <w:t>the sex ratio of the current ADHD sample was typical (</w:t>
      </w:r>
      <w:proofErr w:type="spellStart"/>
      <w:r w:rsidRPr="00454EF1">
        <w:rPr>
          <w:rFonts w:ascii="Times New Roman" w:eastAsia="Times New Roman" w:hAnsi="Times New Roman" w:cs="Times New Roman"/>
          <w:sz w:val="24"/>
          <w:szCs w:val="24"/>
          <w:highlight w:val="white"/>
        </w:rPr>
        <w:t>Asherson</w:t>
      </w:r>
      <w:proofErr w:type="spellEnd"/>
      <w:r w:rsidRPr="00454EF1">
        <w:rPr>
          <w:rFonts w:ascii="Times New Roman" w:eastAsia="Times New Roman" w:hAnsi="Times New Roman" w:cs="Times New Roman"/>
          <w:i/>
          <w:sz w:val="24"/>
          <w:szCs w:val="24"/>
          <w:highlight w:val="white"/>
        </w:rPr>
        <w:t xml:space="preserve"> et al.</w:t>
      </w:r>
      <w:r w:rsidRPr="00454EF1">
        <w:rPr>
          <w:rFonts w:ascii="Times New Roman" w:eastAsia="Times New Roman" w:hAnsi="Times New Roman" w:cs="Times New Roman"/>
          <w:sz w:val="24"/>
          <w:szCs w:val="24"/>
          <w:highlight w:val="white"/>
        </w:rPr>
        <w:t xml:space="preserve">, 2016), most participants are male. Hence, the present findings may not generalize to female predominant cohorts. Fourth, our participants exhibited higher levels of inattention than hyperactivity-impulsivity problems. </w:t>
      </w:r>
      <w:r w:rsidR="00FA32BA">
        <w:rPr>
          <w:rFonts w:ascii="Times New Roman" w:eastAsia="Times New Roman" w:hAnsi="Times New Roman" w:cs="Times New Roman"/>
          <w:sz w:val="24"/>
          <w:szCs w:val="24"/>
          <w:highlight w:val="white"/>
        </w:rPr>
        <w:t>Although t</w:t>
      </w:r>
      <w:r w:rsidRPr="00454EF1">
        <w:rPr>
          <w:rFonts w:ascii="Times New Roman" w:eastAsia="Times New Roman" w:hAnsi="Times New Roman" w:cs="Times New Roman"/>
          <w:sz w:val="24"/>
          <w:szCs w:val="24"/>
          <w:highlight w:val="white"/>
        </w:rPr>
        <w:t xml:space="preserve">his clinical profile reflects the typical presentation of adult ADHD, </w:t>
      </w:r>
      <w:r w:rsidR="00FA32BA">
        <w:rPr>
          <w:rFonts w:ascii="Times New Roman" w:eastAsia="Times New Roman" w:hAnsi="Times New Roman" w:cs="Times New Roman"/>
          <w:sz w:val="24"/>
          <w:szCs w:val="24"/>
          <w:highlight w:val="white"/>
        </w:rPr>
        <w:t>it</w:t>
      </w:r>
      <w:r w:rsidRPr="00454EF1">
        <w:rPr>
          <w:rFonts w:ascii="Times New Roman" w:eastAsia="Times New Roman" w:hAnsi="Times New Roman" w:cs="Times New Roman"/>
          <w:sz w:val="24"/>
          <w:szCs w:val="24"/>
          <w:highlight w:val="white"/>
        </w:rPr>
        <w:t xml:space="preserve"> limits the </w:t>
      </w:r>
      <w:r w:rsidRPr="00454EF1">
        <w:rPr>
          <w:rFonts w:ascii="Times New Roman" w:eastAsia="Times New Roman" w:hAnsi="Times New Roman" w:cs="Times New Roman"/>
          <w:sz w:val="24"/>
          <w:szCs w:val="24"/>
          <w:highlight w:val="white"/>
        </w:rPr>
        <w:lastRenderedPageBreak/>
        <w:t xml:space="preserve">inference of relations between structure-function dissociation and inhibitory and cognitive control. Lastly, the objective of this study was based on the presumption that the anatomical brain architectures mediates functional interactions between different regions, which support cognitive function. However, with the accumulating data from human patients in the absence of corpus callosum </w:t>
      </w:r>
      <w:hyperlink r:id="rId70">
        <w:r w:rsidRPr="00454EF1">
          <w:rPr>
            <w:rFonts w:ascii="Times New Roman" w:eastAsia="Times New Roman" w:hAnsi="Times New Roman" w:cs="Times New Roman"/>
            <w:sz w:val="24"/>
            <w:szCs w:val="24"/>
          </w:rPr>
          <w:t xml:space="preserve">(Hearne et al., 2018; </w:t>
        </w:r>
        <w:proofErr w:type="spellStart"/>
        <w:r w:rsidRPr="00454EF1">
          <w:rPr>
            <w:rFonts w:ascii="Times New Roman" w:eastAsia="Times New Roman" w:hAnsi="Times New Roman" w:cs="Times New Roman"/>
            <w:sz w:val="24"/>
            <w:szCs w:val="24"/>
          </w:rPr>
          <w:t>Tyszka</w:t>
        </w:r>
        <w:proofErr w:type="spellEnd"/>
        <w:r w:rsidRPr="00454EF1">
          <w:rPr>
            <w:rFonts w:ascii="Times New Roman" w:eastAsia="Times New Roman" w:hAnsi="Times New Roman" w:cs="Times New Roman"/>
            <w:sz w:val="24"/>
            <w:szCs w:val="24"/>
          </w:rPr>
          <w:t xml:space="preserve">, Kennedy, </w:t>
        </w:r>
        <w:proofErr w:type="spellStart"/>
        <w:r w:rsidRPr="00454EF1">
          <w:rPr>
            <w:rFonts w:ascii="Times New Roman" w:eastAsia="Times New Roman" w:hAnsi="Times New Roman" w:cs="Times New Roman"/>
            <w:sz w:val="24"/>
            <w:szCs w:val="24"/>
          </w:rPr>
          <w:t>Adolphs</w:t>
        </w:r>
        <w:proofErr w:type="spellEnd"/>
        <w:r w:rsidRPr="00454EF1">
          <w:rPr>
            <w:rFonts w:ascii="Times New Roman" w:eastAsia="Times New Roman" w:hAnsi="Times New Roman" w:cs="Times New Roman"/>
            <w:sz w:val="24"/>
            <w:szCs w:val="24"/>
          </w:rPr>
          <w:t>, &amp; Paul, 2011)</w:t>
        </w:r>
      </w:hyperlink>
      <w:r w:rsidRPr="00454EF1">
        <w:rPr>
          <w:rFonts w:ascii="Times New Roman" w:eastAsia="Times New Roman" w:hAnsi="Times New Roman" w:cs="Times New Roman"/>
          <w:sz w:val="24"/>
          <w:szCs w:val="24"/>
          <w:highlight w:val="white"/>
        </w:rPr>
        <w:t xml:space="preserve">, a caveat should be borne in mind that the structure-function relationship in the brain transcends one-to-one correspondence </w:t>
      </w:r>
      <w:hyperlink r:id="rId71">
        <w:r w:rsidRPr="00454EF1">
          <w:rPr>
            <w:rFonts w:ascii="Times New Roman" w:eastAsia="Times New Roman" w:hAnsi="Times New Roman" w:cs="Times New Roman"/>
            <w:sz w:val="24"/>
            <w:szCs w:val="24"/>
          </w:rPr>
          <w:t>(</w:t>
        </w:r>
        <w:proofErr w:type="spellStart"/>
        <w:r w:rsidRPr="00454EF1">
          <w:rPr>
            <w:rFonts w:ascii="Times New Roman" w:eastAsia="Times New Roman" w:hAnsi="Times New Roman" w:cs="Times New Roman"/>
            <w:sz w:val="24"/>
            <w:szCs w:val="24"/>
          </w:rPr>
          <w:t>Mišić</w:t>
        </w:r>
        <w:proofErr w:type="spellEnd"/>
        <w:r w:rsidRPr="00454EF1">
          <w:rPr>
            <w:rFonts w:ascii="Times New Roman" w:eastAsia="Times New Roman" w:hAnsi="Times New Roman" w:cs="Times New Roman"/>
            <w:sz w:val="24"/>
            <w:szCs w:val="24"/>
          </w:rPr>
          <w:t xml:space="preserve"> et al., 2016)</w:t>
        </w:r>
      </w:hyperlink>
      <w:r w:rsidRPr="00454EF1">
        <w:rPr>
          <w:rFonts w:ascii="Times New Roman" w:eastAsia="Times New Roman" w:hAnsi="Times New Roman" w:cs="Times New Roman"/>
          <w:sz w:val="24"/>
          <w:szCs w:val="24"/>
          <w:highlight w:val="white"/>
        </w:rPr>
        <w:t xml:space="preserve">. </w:t>
      </w:r>
      <w:r w:rsidR="00D37C67">
        <w:rPr>
          <w:rFonts w:ascii="Times New Roman" w:eastAsia="Times New Roman" w:hAnsi="Times New Roman" w:cs="Times New Roman"/>
          <w:sz w:val="24"/>
          <w:szCs w:val="24"/>
          <w:highlight w:val="white"/>
        </w:rPr>
        <w:t>Such mappings</w:t>
      </w:r>
      <w:r w:rsidRPr="00454EF1">
        <w:rPr>
          <w:rFonts w:ascii="Times New Roman" w:eastAsia="Times New Roman" w:hAnsi="Times New Roman" w:cs="Times New Roman"/>
          <w:sz w:val="24"/>
          <w:szCs w:val="24"/>
          <w:highlight w:val="white"/>
        </w:rPr>
        <w:t xml:space="preserve"> reflect complex interactions between large-scale functional and structural brain organizations, which await disambiguation from</w:t>
      </w:r>
      <w:r w:rsidR="00D37C67">
        <w:rPr>
          <w:rFonts w:ascii="Times New Roman" w:eastAsia="Times New Roman" w:hAnsi="Times New Roman" w:cs="Times New Roman"/>
          <w:sz w:val="24"/>
          <w:szCs w:val="24"/>
          <w:highlight w:val="white"/>
        </w:rPr>
        <w:t xml:space="preserve"> </w:t>
      </w:r>
      <w:r w:rsidRPr="00454EF1">
        <w:rPr>
          <w:rFonts w:ascii="Times New Roman" w:eastAsia="Times New Roman" w:hAnsi="Times New Roman" w:cs="Times New Roman"/>
          <w:sz w:val="24"/>
          <w:szCs w:val="24"/>
          <w:highlight w:val="white"/>
        </w:rPr>
        <w:t xml:space="preserve">future computational, theoretical, and multimodal experimental studies.     </w:t>
      </w:r>
    </w:p>
    <w:p w14:paraId="27BC4532" w14:textId="77777777" w:rsidR="002B5B68" w:rsidRPr="00454EF1" w:rsidRDefault="002B5B68">
      <w:pPr>
        <w:contextualSpacing w:val="0"/>
        <w:jc w:val="both"/>
        <w:rPr>
          <w:rFonts w:ascii="Times New Roman" w:eastAsia="Times New Roman" w:hAnsi="Times New Roman" w:cs="Times New Roman"/>
          <w:sz w:val="24"/>
          <w:szCs w:val="24"/>
          <w:highlight w:val="white"/>
        </w:rPr>
      </w:pPr>
    </w:p>
    <w:p w14:paraId="7CB74EB3" w14:textId="77777777" w:rsidR="002B5B68" w:rsidRPr="00454EF1" w:rsidRDefault="00454EF1">
      <w:pPr>
        <w:contextualSpacing w:val="0"/>
        <w:jc w:val="both"/>
        <w:rPr>
          <w:rFonts w:ascii="Times New Roman" w:eastAsia="Times New Roman" w:hAnsi="Times New Roman" w:cs="Times New Roman"/>
          <w:sz w:val="24"/>
          <w:szCs w:val="24"/>
          <w:highlight w:val="white"/>
        </w:rPr>
      </w:pPr>
      <w:r w:rsidRPr="00454EF1">
        <w:rPr>
          <w:rFonts w:ascii="Times New Roman" w:eastAsia="Times New Roman" w:hAnsi="Times New Roman" w:cs="Times New Roman"/>
          <w:sz w:val="24"/>
          <w:szCs w:val="24"/>
          <w:highlight w:val="white"/>
        </w:rPr>
        <w:t xml:space="preserve">In sum, as the first investigation of this kind in the ADHD literature, we report structural-functional connectivity decoupling in the connectome of ADHD, despite negative between-group differences in structural networks. This reduced structure-function correspondence in ADHD was mainly driven by connections linking hubs and peripheral regions spanning the large-scale brain systems critical in the pathophysiology of ADHD. These findings highlight that less constraints placed on the functional connectivity by the underlying structural network organizations may lead to the categorical diagnosis and dimensional symptoms of ADHD. Together, the current study not only suggests the importance of considering the respectful effects of altered structural and functional connectivity, but also opens up a new avenue for understanding reciprocal linkages between structural and functional brain networks in ADHD. </w:t>
      </w:r>
      <w:commentRangeEnd w:id="499"/>
      <w:r w:rsidR="00BF2867">
        <w:rPr>
          <w:rStyle w:val="CommentReference"/>
        </w:rPr>
        <w:commentReference w:id="499"/>
      </w:r>
    </w:p>
    <w:p w14:paraId="1F532A6E" w14:textId="77777777" w:rsidR="002B5B68" w:rsidRPr="00454EF1" w:rsidRDefault="002B5B68">
      <w:pPr>
        <w:contextualSpacing w:val="0"/>
        <w:jc w:val="both"/>
        <w:rPr>
          <w:rFonts w:ascii="Times New Roman" w:eastAsia="Times New Roman" w:hAnsi="Times New Roman" w:cs="Times New Roman"/>
          <w:sz w:val="24"/>
          <w:szCs w:val="24"/>
          <w:highlight w:val="white"/>
        </w:rPr>
      </w:pPr>
    </w:p>
    <w:p w14:paraId="548F8C1C" w14:textId="77777777" w:rsidR="002B5B68" w:rsidRPr="00454EF1" w:rsidRDefault="00454EF1">
      <w:pPr>
        <w:contextualSpacing w:val="0"/>
        <w:jc w:val="both"/>
        <w:rPr>
          <w:rFonts w:ascii="Times New Roman" w:eastAsia="Times New Roman" w:hAnsi="Times New Roman" w:cs="Times New Roman"/>
          <w:sz w:val="24"/>
          <w:szCs w:val="24"/>
        </w:rPr>
      </w:pPr>
      <w:r w:rsidRPr="00454EF1">
        <w:rPr>
          <w:rFonts w:ascii="Times New Roman" w:eastAsia="Times New Roman" w:hAnsi="Times New Roman" w:cs="Times New Roman"/>
          <w:sz w:val="24"/>
          <w:szCs w:val="24"/>
        </w:rPr>
        <w:t xml:space="preserve"> </w:t>
      </w:r>
    </w:p>
    <w:p w14:paraId="24C76BD4" w14:textId="77777777" w:rsidR="00D37C67" w:rsidRDefault="00D37C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1FEF952" w14:textId="20F9A8A4" w:rsidR="002B5B68" w:rsidRPr="00454EF1" w:rsidRDefault="00454EF1">
      <w:pPr>
        <w:contextualSpacing w:val="0"/>
        <w:jc w:val="both"/>
        <w:rPr>
          <w:rFonts w:ascii="Times New Roman" w:eastAsia="Times New Roman" w:hAnsi="Times New Roman" w:cs="Times New Roman"/>
          <w:b/>
          <w:sz w:val="24"/>
          <w:szCs w:val="24"/>
        </w:rPr>
      </w:pPr>
      <w:r w:rsidRPr="00454EF1">
        <w:rPr>
          <w:rFonts w:ascii="Times New Roman" w:eastAsia="Times New Roman" w:hAnsi="Times New Roman" w:cs="Times New Roman"/>
          <w:b/>
          <w:sz w:val="24"/>
          <w:szCs w:val="24"/>
        </w:rPr>
        <w:lastRenderedPageBreak/>
        <w:t>References</w:t>
      </w:r>
    </w:p>
    <w:p w14:paraId="4DAF8EE3" w14:textId="77777777" w:rsidR="00454EF1" w:rsidRPr="00454EF1" w:rsidRDefault="00454EF1">
      <w:pPr>
        <w:contextualSpacing w:val="0"/>
        <w:jc w:val="both"/>
        <w:rPr>
          <w:rFonts w:ascii="Times New Roman" w:eastAsia="Times New Roman" w:hAnsi="Times New Roman" w:cs="Times New Roman"/>
          <w:b/>
          <w:sz w:val="24"/>
          <w:szCs w:val="24"/>
        </w:rPr>
      </w:pPr>
    </w:p>
    <w:p w14:paraId="63097AF8"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72">
        <w:r w:rsidR="00454EF1" w:rsidRPr="00454EF1">
          <w:rPr>
            <w:rFonts w:ascii="Times New Roman" w:hAnsi="Times New Roman" w:cs="Times New Roman"/>
            <w:sz w:val="24"/>
            <w:szCs w:val="24"/>
          </w:rPr>
          <w:t xml:space="preserve">Adisetiyo, V., Tabesh, A., Di Martino, A., Falangola, M. F., Castellanos, F. X., Jensen, J. H., &amp; Helpern, J. A. (2014). Attention-deficit/hyperactivity disorder without comorbidity is associated with distinct atypical patterns of cerebral microstructural development. </w:t>
        </w:r>
      </w:hyperlink>
      <w:hyperlink r:id="rId73">
        <w:r w:rsidR="00454EF1" w:rsidRPr="00454EF1">
          <w:rPr>
            <w:rFonts w:ascii="Times New Roman" w:hAnsi="Times New Roman" w:cs="Times New Roman"/>
            <w:i/>
            <w:sz w:val="24"/>
            <w:szCs w:val="24"/>
          </w:rPr>
          <w:t>Human Brain Mapping</w:t>
        </w:r>
      </w:hyperlink>
      <w:hyperlink r:id="rId74">
        <w:r w:rsidR="00454EF1" w:rsidRPr="00454EF1">
          <w:rPr>
            <w:rFonts w:ascii="Times New Roman" w:hAnsi="Times New Roman" w:cs="Times New Roman"/>
            <w:sz w:val="24"/>
            <w:szCs w:val="24"/>
          </w:rPr>
          <w:t xml:space="preserve">, </w:t>
        </w:r>
      </w:hyperlink>
      <w:hyperlink r:id="rId75">
        <w:r w:rsidR="00454EF1" w:rsidRPr="00454EF1">
          <w:rPr>
            <w:rFonts w:ascii="Times New Roman" w:hAnsi="Times New Roman" w:cs="Times New Roman"/>
            <w:i/>
            <w:sz w:val="24"/>
            <w:szCs w:val="24"/>
          </w:rPr>
          <w:t>35</w:t>
        </w:r>
      </w:hyperlink>
      <w:hyperlink r:id="rId76">
        <w:r w:rsidR="00454EF1" w:rsidRPr="00454EF1">
          <w:rPr>
            <w:rFonts w:ascii="Times New Roman" w:hAnsi="Times New Roman" w:cs="Times New Roman"/>
            <w:sz w:val="24"/>
            <w:szCs w:val="24"/>
          </w:rPr>
          <w:t>(5), 2148–2162. https://doi.org/10.1002/hbm.22317</w:t>
        </w:r>
      </w:hyperlink>
    </w:p>
    <w:p w14:paraId="7DBF7A7F"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77">
        <w:r w:rsidR="00454EF1" w:rsidRPr="00454EF1">
          <w:rPr>
            <w:rFonts w:ascii="Times New Roman" w:hAnsi="Times New Roman" w:cs="Times New Roman"/>
            <w:sz w:val="24"/>
            <w:szCs w:val="24"/>
          </w:rPr>
          <w:t xml:space="preserve">Aoki, Y., Cortese, S., &amp; Castellanos, F. X. (2018). Research Review: Diffusion tensor imaging studies of attention-deficit/hyperactivity disorder: meta-analyses and reflections on head motion. </w:t>
        </w:r>
      </w:hyperlink>
      <w:hyperlink r:id="rId78">
        <w:r w:rsidR="00454EF1" w:rsidRPr="00454EF1">
          <w:rPr>
            <w:rFonts w:ascii="Times New Roman" w:hAnsi="Times New Roman" w:cs="Times New Roman"/>
            <w:i/>
            <w:sz w:val="24"/>
            <w:szCs w:val="24"/>
          </w:rPr>
          <w:t>Journal of Child Psychology and Psychiatry, and Allied Disciplines</w:t>
        </w:r>
      </w:hyperlink>
      <w:hyperlink r:id="rId79">
        <w:r w:rsidR="00454EF1" w:rsidRPr="00454EF1">
          <w:rPr>
            <w:rFonts w:ascii="Times New Roman" w:hAnsi="Times New Roman" w:cs="Times New Roman"/>
            <w:sz w:val="24"/>
            <w:szCs w:val="24"/>
          </w:rPr>
          <w:t xml:space="preserve">, </w:t>
        </w:r>
      </w:hyperlink>
      <w:hyperlink r:id="rId80">
        <w:r w:rsidR="00454EF1" w:rsidRPr="00454EF1">
          <w:rPr>
            <w:rFonts w:ascii="Times New Roman" w:hAnsi="Times New Roman" w:cs="Times New Roman"/>
            <w:i/>
            <w:sz w:val="24"/>
            <w:szCs w:val="24"/>
          </w:rPr>
          <w:t>59</w:t>
        </w:r>
      </w:hyperlink>
      <w:hyperlink r:id="rId81">
        <w:r w:rsidR="00454EF1" w:rsidRPr="00454EF1">
          <w:rPr>
            <w:rFonts w:ascii="Times New Roman" w:hAnsi="Times New Roman" w:cs="Times New Roman"/>
            <w:sz w:val="24"/>
            <w:szCs w:val="24"/>
          </w:rPr>
          <w:t>(3), 193–202. https://doi.org/10.1111/jcpp.12778</w:t>
        </w:r>
      </w:hyperlink>
    </w:p>
    <w:p w14:paraId="35CB4463"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82">
        <w:r w:rsidR="00454EF1" w:rsidRPr="00454EF1">
          <w:rPr>
            <w:rFonts w:ascii="Times New Roman" w:hAnsi="Times New Roman" w:cs="Times New Roman"/>
            <w:sz w:val="24"/>
            <w:szCs w:val="24"/>
          </w:rPr>
          <w:t xml:space="preserve">Aoki, Y., Yoncheva, Y. N., Chen, B., Nath, T., Sharp, D., Lazar, M., … Di Martino, A. (2017). Association of White Matter Structure With Autism Spectrum Disorder and Attention-Deficit/Hyperactivity Disorder. </w:t>
        </w:r>
      </w:hyperlink>
      <w:hyperlink r:id="rId83">
        <w:r w:rsidR="00454EF1" w:rsidRPr="00454EF1">
          <w:rPr>
            <w:rFonts w:ascii="Times New Roman" w:hAnsi="Times New Roman" w:cs="Times New Roman"/>
            <w:i/>
            <w:sz w:val="24"/>
            <w:szCs w:val="24"/>
          </w:rPr>
          <w:t>JAMA Psychiatry</w:t>
        </w:r>
      </w:hyperlink>
      <w:hyperlink r:id="rId84">
        <w:r w:rsidR="00454EF1" w:rsidRPr="00454EF1">
          <w:rPr>
            <w:rFonts w:ascii="Times New Roman" w:hAnsi="Times New Roman" w:cs="Times New Roman"/>
            <w:sz w:val="24"/>
            <w:szCs w:val="24"/>
          </w:rPr>
          <w:t xml:space="preserve">, </w:t>
        </w:r>
      </w:hyperlink>
      <w:hyperlink r:id="rId85">
        <w:r w:rsidR="00454EF1" w:rsidRPr="00454EF1">
          <w:rPr>
            <w:rFonts w:ascii="Times New Roman" w:hAnsi="Times New Roman" w:cs="Times New Roman"/>
            <w:i/>
            <w:sz w:val="24"/>
            <w:szCs w:val="24"/>
          </w:rPr>
          <w:t>74</w:t>
        </w:r>
      </w:hyperlink>
      <w:hyperlink r:id="rId86">
        <w:r w:rsidR="00454EF1" w:rsidRPr="00454EF1">
          <w:rPr>
            <w:rFonts w:ascii="Times New Roman" w:hAnsi="Times New Roman" w:cs="Times New Roman"/>
            <w:sz w:val="24"/>
            <w:szCs w:val="24"/>
          </w:rPr>
          <w:t>(11), 1120–1128. https://doi.org/10.1001/jamapsychiatry.2017.2573</w:t>
        </w:r>
      </w:hyperlink>
    </w:p>
    <w:p w14:paraId="520B5352"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87">
        <w:r w:rsidR="00454EF1" w:rsidRPr="00454EF1">
          <w:rPr>
            <w:rFonts w:ascii="Times New Roman" w:hAnsi="Times New Roman" w:cs="Times New Roman"/>
            <w:sz w:val="24"/>
            <w:szCs w:val="24"/>
          </w:rPr>
          <w:t xml:space="preserve">Asherson, P., Buitelaar, J., Faraone, S. V., &amp; Rohde, L. A. (2016). Adult attention-deficit hyperactivity disorder: key conceptual issues. </w:t>
        </w:r>
      </w:hyperlink>
      <w:hyperlink r:id="rId88">
        <w:r w:rsidR="00454EF1" w:rsidRPr="00454EF1">
          <w:rPr>
            <w:rFonts w:ascii="Times New Roman" w:hAnsi="Times New Roman" w:cs="Times New Roman"/>
            <w:i/>
            <w:sz w:val="24"/>
            <w:szCs w:val="24"/>
          </w:rPr>
          <w:t>The Lancet. Psychiatry</w:t>
        </w:r>
      </w:hyperlink>
      <w:hyperlink r:id="rId89">
        <w:r w:rsidR="00454EF1" w:rsidRPr="00454EF1">
          <w:rPr>
            <w:rFonts w:ascii="Times New Roman" w:hAnsi="Times New Roman" w:cs="Times New Roman"/>
            <w:sz w:val="24"/>
            <w:szCs w:val="24"/>
          </w:rPr>
          <w:t xml:space="preserve">, </w:t>
        </w:r>
      </w:hyperlink>
      <w:hyperlink r:id="rId90">
        <w:r w:rsidR="00454EF1" w:rsidRPr="00454EF1">
          <w:rPr>
            <w:rFonts w:ascii="Times New Roman" w:hAnsi="Times New Roman" w:cs="Times New Roman"/>
            <w:i/>
            <w:sz w:val="24"/>
            <w:szCs w:val="24"/>
          </w:rPr>
          <w:t>3</w:t>
        </w:r>
      </w:hyperlink>
      <w:hyperlink r:id="rId91">
        <w:r w:rsidR="00454EF1" w:rsidRPr="00454EF1">
          <w:rPr>
            <w:rFonts w:ascii="Times New Roman" w:hAnsi="Times New Roman" w:cs="Times New Roman"/>
            <w:sz w:val="24"/>
            <w:szCs w:val="24"/>
          </w:rPr>
          <w:t>(6), 568–578. https://doi.org/10.1016/S2215-0366(16)30032-3</w:t>
        </w:r>
      </w:hyperlink>
    </w:p>
    <w:p w14:paraId="178843F6"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92">
        <w:r w:rsidR="00454EF1" w:rsidRPr="00454EF1">
          <w:rPr>
            <w:rFonts w:ascii="Times New Roman" w:hAnsi="Times New Roman" w:cs="Times New Roman"/>
            <w:sz w:val="24"/>
            <w:szCs w:val="24"/>
          </w:rPr>
          <w:t xml:space="preserve">Bethlehem, R. a. I., Romero-Garcia, R., Mak, E., Bullmore, E. T., &amp; Baron-Cohen, S. (2017). Structural Covariance Networks in Children with Autism or ADHD. </w:t>
        </w:r>
      </w:hyperlink>
      <w:hyperlink r:id="rId93">
        <w:r w:rsidR="00454EF1" w:rsidRPr="00454EF1">
          <w:rPr>
            <w:rFonts w:ascii="Times New Roman" w:hAnsi="Times New Roman" w:cs="Times New Roman"/>
            <w:i/>
            <w:sz w:val="24"/>
            <w:szCs w:val="24"/>
          </w:rPr>
          <w:t>Cerebral Cortex (New York, N.Y.: 1991)</w:t>
        </w:r>
      </w:hyperlink>
      <w:hyperlink r:id="rId94">
        <w:r w:rsidR="00454EF1" w:rsidRPr="00454EF1">
          <w:rPr>
            <w:rFonts w:ascii="Times New Roman" w:hAnsi="Times New Roman" w:cs="Times New Roman"/>
            <w:sz w:val="24"/>
            <w:szCs w:val="24"/>
          </w:rPr>
          <w:t xml:space="preserve">, </w:t>
        </w:r>
      </w:hyperlink>
      <w:hyperlink r:id="rId95">
        <w:r w:rsidR="00454EF1" w:rsidRPr="00454EF1">
          <w:rPr>
            <w:rFonts w:ascii="Times New Roman" w:hAnsi="Times New Roman" w:cs="Times New Roman"/>
            <w:i/>
            <w:sz w:val="24"/>
            <w:szCs w:val="24"/>
          </w:rPr>
          <w:t>27</w:t>
        </w:r>
      </w:hyperlink>
      <w:hyperlink r:id="rId96">
        <w:r w:rsidR="00454EF1" w:rsidRPr="00454EF1">
          <w:rPr>
            <w:rFonts w:ascii="Times New Roman" w:hAnsi="Times New Roman" w:cs="Times New Roman"/>
            <w:sz w:val="24"/>
            <w:szCs w:val="24"/>
          </w:rPr>
          <w:t>(8), 4267–4276. https://doi.org/10.1093/cercor/bhx135</w:t>
        </w:r>
      </w:hyperlink>
    </w:p>
    <w:p w14:paraId="61A3FFAB"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97">
        <w:r w:rsidR="00454EF1" w:rsidRPr="00454EF1">
          <w:rPr>
            <w:rFonts w:ascii="Times New Roman" w:hAnsi="Times New Roman" w:cs="Times New Roman"/>
            <w:sz w:val="24"/>
            <w:szCs w:val="24"/>
          </w:rPr>
          <w:t xml:space="preserve">Betzel, R. F., Byrge, L., He, Y., Goñi, J., Zuo, X.-N., &amp; Sporns, O. (2014). Changes in structural and functional connectivity among resting-state networks across the human lifespan. </w:t>
        </w:r>
      </w:hyperlink>
      <w:hyperlink r:id="rId98">
        <w:r w:rsidR="00454EF1" w:rsidRPr="00454EF1">
          <w:rPr>
            <w:rFonts w:ascii="Times New Roman" w:hAnsi="Times New Roman" w:cs="Times New Roman"/>
            <w:i/>
            <w:sz w:val="24"/>
            <w:szCs w:val="24"/>
          </w:rPr>
          <w:t>NeuroImage</w:t>
        </w:r>
      </w:hyperlink>
      <w:hyperlink r:id="rId99">
        <w:r w:rsidR="00454EF1" w:rsidRPr="00454EF1">
          <w:rPr>
            <w:rFonts w:ascii="Times New Roman" w:hAnsi="Times New Roman" w:cs="Times New Roman"/>
            <w:sz w:val="24"/>
            <w:szCs w:val="24"/>
          </w:rPr>
          <w:t xml:space="preserve">, </w:t>
        </w:r>
      </w:hyperlink>
      <w:hyperlink r:id="rId100">
        <w:r w:rsidR="00454EF1" w:rsidRPr="00454EF1">
          <w:rPr>
            <w:rFonts w:ascii="Times New Roman" w:hAnsi="Times New Roman" w:cs="Times New Roman"/>
            <w:i/>
            <w:sz w:val="24"/>
            <w:szCs w:val="24"/>
          </w:rPr>
          <w:t>102 Pt 2</w:t>
        </w:r>
      </w:hyperlink>
      <w:hyperlink r:id="rId101">
        <w:r w:rsidR="00454EF1" w:rsidRPr="00454EF1">
          <w:rPr>
            <w:rFonts w:ascii="Times New Roman" w:hAnsi="Times New Roman" w:cs="Times New Roman"/>
            <w:sz w:val="24"/>
            <w:szCs w:val="24"/>
          </w:rPr>
          <w:t>, 345–357. https://doi.org/10.1016/j.neuroimage.2014.07.067</w:t>
        </w:r>
      </w:hyperlink>
    </w:p>
    <w:p w14:paraId="6B943203"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02">
        <w:r w:rsidR="00454EF1" w:rsidRPr="00454EF1">
          <w:rPr>
            <w:rFonts w:ascii="Times New Roman" w:hAnsi="Times New Roman" w:cs="Times New Roman"/>
            <w:sz w:val="24"/>
            <w:szCs w:val="24"/>
          </w:rPr>
          <w:t xml:space="preserve">Bos, D. J., Oranje, B., Achterberg, M., Vlaskamp, C., Ambrosino, S., de Reus, M. A., … Durston, S. (2017). Structural and functional connectivity in children and adolescents with and without attention deficit/hyperactivity disorder. </w:t>
        </w:r>
      </w:hyperlink>
      <w:hyperlink r:id="rId103">
        <w:r w:rsidR="00454EF1" w:rsidRPr="00454EF1">
          <w:rPr>
            <w:rFonts w:ascii="Times New Roman" w:hAnsi="Times New Roman" w:cs="Times New Roman"/>
            <w:i/>
            <w:sz w:val="24"/>
            <w:szCs w:val="24"/>
          </w:rPr>
          <w:t xml:space="preserve">Journal of Child Psychology </w:t>
        </w:r>
        <w:r w:rsidR="00454EF1" w:rsidRPr="00454EF1">
          <w:rPr>
            <w:rFonts w:ascii="Times New Roman" w:hAnsi="Times New Roman" w:cs="Times New Roman"/>
            <w:i/>
            <w:sz w:val="24"/>
            <w:szCs w:val="24"/>
          </w:rPr>
          <w:lastRenderedPageBreak/>
          <w:t>and Psychiatry, and Allied Disciplines</w:t>
        </w:r>
      </w:hyperlink>
      <w:hyperlink r:id="rId104">
        <w:r w:rsidR="00454EF1" w:rsidRPr="00454EF1">
          <w:rPr>
            <w:rFonts w:ascii="Times New Roman" w:hAnsi="Times New Roman" w:cs="Times New Roman"/>
            <w:sz w:val="24"/>
            <w:szCs w:val="24"/>
          </w:rPr>
          <w:t xml:space="preserve">, </w:t>
        </w:r>
      </w:hyperlink>
      <w:hyperlink r:id="rId105">
        <w:r w:rsidR="00454EF1" w:rsidRPr="00454EF1">
          <w:rPr>
            <w:rFonts w:ascii="Times New Roman" w:hAnsi="Times New Roman" w:cs="Times New Roman"/>
            <w:i/>
            <w:sz w:val="24"/>
            <w:szCs w:val="24"/>
          </w:rPr>
          <w:t>58</w:t>
        </w:r>
      </w:hyperlink>
      <w:hyperlink r:id="rId106">
        <w:r w:rsidR="00454EF1" w:rsidRPr="00454EF1">
          <w:rPr>
            <w:rFonts w:ascii="Times New Roman" w:hAnsi="Times New Roman" w:cs="Times New Roman"/>
            <w:sz w:val="24"/>
            <w:szCs w:val="24"/>
          </w:rPr>
          <w:t>(7), 810–818. https://doi.org/10.1111/jcpp.12712</w:t>
        </w:r>
      </w:hyperlink>
    </w:p>
    <w:p w14:paraId="2F4F96B3"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07">
        <w:r w:rsidR="00454EF1" w:rsidRPr="00454EF1">
          <w:rPr>
            <w:rFonts w:ascii="Times New Roman" w:hAnsi="Times New Roman" w:cs="Times New Roman"/>
            <w:sz w:val="24"/>
            <w:szCs w:val="24"/>
          </w:rPr>
          <w:t xml:space="preserve">Cao, M., Shu, N., Cao, Q., Wang, Y., &amp; He, Y. (2014). Imaging functional and structural brain connectomics in attention-deficit/hyperactivity disorder. </w:t>
        </w:r>
      </w:hyperlink>
      <w:hyperlink r:id="rId108">
        <w:r w:rsidR="00454EF1" w:rsidRPr="00454EF1">
          <w:rPr>
            <w:rFonts w:ascii="Times New Roman" w:hAnsi="Times New Roman" w:cs="Times New Roman"/>
            <w:i/>
            <w:sz w:val="24"/>
            <w:szCs w:val="24"/>
          </w:rPr>
          <w:t>Molecular Neurobiology</w:t>
        </w:r>
      </w:hyperlink>
      <w:hyperlink r:id="rId109">
        <w:r w:rsidR="00454EF1" w:rsidRPr="00454EF1">
          <w:rPr>
            <w:rFonts w:ascii="Times New Roman" w:hAnsi="Times New Roman" w:cs="Times New Roman"/>
            <w:sz w:val="24"/>
            <w:szCs w:val="24"/>
          </w:rPr>
          <w:t xml:space="preserve">, </w:t>
        </w:r>
      </w:hyperlink>
      <w:hyperlink r:id="rId110">
        <w:r w:rsidR="00454EF1" w:rsidRPr="00454EF1">
          <w:rPr>
            <w:rFonts w:ascii="Times New Roman" w:hAnsi="Times New Roman" w:cs="Times New Roman"/>
            <w:i/>
            <w:sz w:val="24"/>
            <w:szCs w:val="24"/>
          </w:rPr>
          <w:t>50</w:t>
        </w:r>
      </w:hyperlink>
      <w:hyperlink r:id="rId111">
        <w:r w:rsidR="00454EF1" w:rsidRPr="00454EF1">
          <w:rPr>
            <w:rFonts w:ascii="Times New Roman" w:hAnsi="Times New Roman" w:cs="Times New Roman"/>
            <w:sz w:val="24"/>
            <w:szCs w:val="24"/>
          </w:rPr>
          <w:t>(3), 1111–1123. https://doi.org/10.1007/s12035-014-8685-x</w:t>
        </w:r>
      </w:hyperlink>
    </w:p>
    <w:p w14:paraId="1B552360"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12">
        <w:r w:rsidR="00454EF1" w:rsidRPr="00454EF1">
          <w:rPr>
            <w:rFonts w:ascii="Times New Roman" w:hAnsi="Times New Roman" w:cs="Times New Roman"/>
            <w:sz w:val="24"/>
            <w:szCs w:val="24"/>
          </w:rPr>
          <w:t xml:space="preserve">Cary, R. P., Ray, S., Grayson, D. S., Painter, J., Carpenter, S., Maron, L., … Fair, D. A. (2017). Network Structure among Brain Systems in Adult ADHD is Uniquely Modified by Stimulant Administration. </w:t>
        </w:r>
      </w:hyperlink>
      <w:hyperlink r:id="rId113">
        <w:r w:rsidR="00454EF1" w:rsidRPr="00454EF1">
          <w:rPr>
            <w:rFonts w:ascii="Times New Roman" w:hAnsi="Times New Roman" w:cs="Times New Roman"/>
            <w:i/>
            <w:sz w:val="24"/>
            <w:szCs w:val="24"/>
          </w:rPr>
          <w:t>Cerebral Cortex (New York, N.Y.: 1991)</w:t>
        </w:r>
      </w:hyperlink>
      <w:hyperlink r:id="rId114">
        <w:r w:rsidR="00454EF1" w:rsidRPr="00454EF1">
          <w:rPr>
            <w:rFonts w:ascii="Times New Roman" w:hAnsi="Times New Roman" w:cs="Times New Roman"/>
            <w:sz w:val="24"/>
            <w:szCs w:val="24"/>
          </w:rPr>
          <w:t xml:space="preserve">, </w:t>
        </w:r>
      </w:hyperlink>
      <w:hyperlink r:id="rId115">
        <w:r w:rsidR="00454EF1" w:rsidRPr="00454EF1">
          <w:rPr>
            <w:rFonts w:ascii="Times New Roman" w:hAnsi="Times New Roman" w:cs="Times New Roman"/>
            <w:i/>
            <w:sz w:val="24"/>
            <w:szCs w:val="24"/>
          </w:rPr>
          <w:t>27</w:t>
        </w:r>
      </w:hyperlink>
      <w:hyperlink r:id="rId116">
        <w:r w:rsidR="00454EF1" w:rsidRPr="00454EF1">
          <w:rPr>
            <w:rFonts w:ascii="Times New Roman" w:hAnsi="Times New Roman" w:cs="Times New Roman"/>
            <w:sz w:val="24"/>
            <w:szCs w:val="24"/>
          </w:rPr>
          <w:t>(8), 3970–3979. https://doi.org/10.1093/cercor/bhw209</w:t>
        </w:r>
      </w:hyperlink>
    </w:p>
    <w:p w14:paraId="2C3AE541"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17">
        <w:r w:rsidR="00454EF1" w:rsidRPr="00454EF1">
          <w:rPr>
            <w:rFonts w:ascii="Times New Roman" w:hAnsi="Times New Roman" w:cs="Times New Roman"/>
            <w:sz w:val="24"/>
            <w:szCs w:val="24"/>
          </w:rPr>
          <w:t xml:space="preserve">Castellanos, F. X., &amp; Aoki, Y. (2016). Intrinsic Functional Connectivity in Attention-Deficit/Hyperactivity Disorder: A Science in Development. </w:t>
        </w:r>
      </w:hyperlink>
      <w:hyperlink r:id="rId118">
        <w:r w:rsidR="00454EF1" w:rsidRPr="00454EF1">
          <w:rPr>
            <w:rFonts w:ascii="Times New Roman" w:hAnsi="Times New Roman" w:cs="Times New Roman"/>
            <w:i/>
            <w:sz w:val="24"/>
            <w:szCs w:val="24"/>
          </w:rPr>
          <w:t>Biological Psychiatry : Cognitive Neuroscience and Neuroimaging</w:t>
        </w:r>
      </w:hyperlink>
      <w:hyperlink r:id="rId119">
        <w:r w:rsidR="00454EF1" w:rsidRPr="00454EF1">
          <w:rPr>
            <w:rFonts w:ascii="Times New Roman" w:hAnsi="Times New Roman" w:cs="Times New Roman"/>
            <w:sz w:val="24"/>
            <w:szCs w:val="24"/>
          </w:rPr>
          <w:t xml:space="preserve">, </w:t>
        </w:r>
      </w:hyperlink>
      <w:hyperlink r:id="rId120">
        <w:r w:rsidR="00454EF1" w:rsidRPr="00454EF1">
          <w:rPr>
            <w:rFonts w:ascii="Times New Roman" w:hAnsi="Times New Roman" w:cs="Times New Roman"/>
            <w:i/>
            <w:sz w:val="24"/>
            <w:szCs w:val="24"/>
          </w:rPr>
          <w:t>1</w:t>
        </w:r>
      </w:hyperlink>
      <w:hyperlink r:id="rId121">
        <w:r w:rsidR="00454EF1" w:rsidRPr="00454EF1">
          <w:rPr>
            <w:rFonts w:ascii="Times New Roman" w:hAnsi="Times New Roman" w:cs="Times New Roman"/>
            <w:sz w:val="24"/>
            <w:szCs w:val="24"/>
          </w:rPr>
          <w:t>(3), 253–261. https://doi.org/10.1016/j.bpsc.2016.03.004</w:t>
        </w:r>
      </w:hyperlink>
    </w:p>
    <w:p w14:paraId="6A79BE1C"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22">
        <w:r w:rsidR="00454EF1" w:rsidRPr="00454EF1">
          <w:rPr>
            <w:rFonts w:ascii="Times New Roman" w:hAnsi="Times New Roman" w:cs="Times New Roman"/>
            <w:sz w:val="24"/>
            <w:szCs w:val="24"/>
          </w:rPr>
          <w:t xml:space="preserve">Chen, L., Hu, X., Ouyang, L., He, N., Liao, Y., Liu, Q., … Gong, Q. (2016). A systematic review and meta-analysis of tract-based spatial statistics studies regarding attention-deficit/hyperactivity disorder. </w:t>
        </w:r>
      </w:hyperlink>
      <w:hyperlink r:id="rId123">
        <w:r w:rsidR="00454EF1" w:rsidRPr="00454EF1">
          <w:rPr>
            <w:rFonts w:ascii="Times New Roman" w:hAnsi="Times New Roman" w:cs="Times New Roman"/>
            <w:i/>
            <w:sz w:val="24"/>
            <w:szCs w:val="24"/>
          </w:rPr>
          <w:t>Neuroscience and Biobehavioral Reviews</w:t>
        </w:r>
      </w:hyperlink>
      <w:hyperlink r:id="rId124">
        <w:r w:rsidR="00454EF1" w:rsidRPr="00454EF1">
          <w:rPr>
            <w:rFonts w:ascii="Times New Roman" w:hAnsi="Times New Roman" w:cs="Times New Roman"/>
            <w:sz w:val="24"/>
            <w:szCs w:val="24"/>
          </w:rPr>
          <w:t xml:space="preserve">, </w:t>
        </w:r>
      </w:hyperlink>
      <w:hyperlink r:id="rId125">
        <w:r w:rsidR="00454EF1" w:rsidRPr="00454EF1">
          <w:rPr>
            <w:rFonts w:ascii="Times New Roman" w:hAnsi="Times New Roman" w:cs="Times New Roman"/>
            <w:i/>
            <w:sz w:val="24"/>
            <w:szCs w:val="24"/>
          </w:rPr>
          <w:t>68</w:t>
        </w:r>
      </w:hyperlink>
      <w:hyperlink r:id="rId126">
        <w:r w:rsidR="00454EF1" w:rsidRPr="00454EF1">
          <w:rPr>
            <w:rFonts w:ascii="Times New Roman" w:hAnsi="Times New Roman" w:cs="Times New Roman"/>
            <w:sz w:val="24"/>
            <w:szCs w:val="24"/>
          </w:rPr>
          <w:t>, 838–847. https://doi.org/10.1016/j.neubiorev.2016.07.022</w:t>
        </w:r>
      </w:hyperlink>
    </w:p>
    <w:p w14:paraId="5B7F2DA8"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27">
        <w:r w:rsidR="00454EF1" w:rsidRPr="00454EF1">
          <w:rPr>
            <w:rFonts w:ascii="Times New Roman" w:hAnsi="Times New Roman" w:cs="Times New Roman"/>
            <w:sz w:val="24"/>
            <w:szCs w:val="24"/>
          </w:rPr>
          <w:t xml:space="preserve">Chen, Y.-J., Lo, Y.-C., Hsu, Y.-C., Fan, C.-C., Hwang, T.-J., Liu, C.-M., … Tseng, W.-Y. I. (2015). Automatic whole brain tract-based analysis using predefined tracts in a diffusion spectrum imaging template and an accurate registration strategy. </w:t>
        </w:r>
      </w:hyperlink>
      <w:hyperlink r:id="rId128">
        <w:r w:rsidR="00454EF1" w:rsidRPr="00454EF1">
          <w:rPr>
            <w:rFonts w:ascii="Times New Roman" w:hAnsi="Times New Roman" w:cs="Times New Roman"/>
            <w:i/>
            <w:sz w:val="24"/>
            <w:szCs w:val="24"/>
          </w:rPr>
          <w:t>Human Brain Mapping</w:t>
        </w:r>
      </w:hyperlink>
      <w:hyperlink r:id="rId129">
        <w:r w:rsidR="00454EF1" w:rsidRPr="00454EF1">
          <w:rPr>
            <w:rFonts w:ascii="Times New Roman" w:hAnsi="Times New Roman" w:cs="Times New Roman"/>
            <w:sz w:val="24"/>
            <w:szCs w:val="24"/>
          </w:rPr>
          <w:t xml:space="preserve">, </w:t>
        </w:r>
      </w:hyperlink>
      <w:hyperlink r:id="rId130">
        <w:r w:rsidR="00454EF1" w:rsidRPr="00454EF1">
          <w:rPr>
            <w:rFonts w:ascii="Times New Roman" w:hAnsi="Times New Roman" w:cs="Times New Roman"/>
            <w:i/>
            <w:sz w:val="24"/>
            <w:szCs w:val="24"/>
          </w:rPr>
          <w:t>36</w:t>
        </w:r>
      </w:hyperlink>
      <w:hyperlink r:id="rId131">
        <w:r w:rsidR="00454EF1" w:rsidRPr="00454EF1">
          <w:rPr>
            <w:rFonts w:ascii="Times New Roman" w:hAnsi="Times New Roman" w:cs="Times New Roman"/>
            <w:sz w:val="24"/>
            <w:szCs w:val="24"/>
          </w:rPr>
          <w:t>(9), 3441–3458. https://doi.org/10.1002/hbm.22854</w:t>
        </w:r>
      </w:hyperlink>
    </w:p>
    <w:p w14:paraId="39077F0B"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32">
        <w:r w:rsidR="00454EF1" w:rsidRPr="00454EF1">
          <w:rPr>
            <w:rFonts w:ascii="Times New Roman" w:hAnsi="Times New Roman" w:cs="Times New Roman"/>
            <w:sz w:val="24"/>
            <w:szCs w:val="24"/>
          </w:rPr>
          <w:t xml:space="preserve">Cocchi, L., Bramati, I. E., Zalesky, A., Furukawa, E., Fontenelle, L. F., Moll, J., … Mattos, P. (2012). Altered functional brain connectivity in a non-clinical sample of young adults with attention-deficit/hyperactivity disorder. </w:t>
        </w:r>
      </w:hyperlink>
      <w:hyperlink r:id="rId133">
        <w:r w:rsidR="00454EF1" w:rsidRPr="00454EF1">
          <w:rPr>
            <w:rFonts w:ascii="Times New Roman" w:hAnsi="Times New Roman" w:cs="Times New Roman"/>
            <w:i/>
            <w:sz w:val="24"/>
            <w:szCs w:val="24"/>
          </w:rPr>
          <w:t>The Journal of Neuroscience: The Official Journal of the Society for Neuroscience</w:t>
        </w:r>
      </w:hyperlink>
      <w:hyperlink r:id="rId134">
        <w:r w:rsidR="00454EF1" w:rsidRPr="00454EF1">
          <w:rPr>
            <w:rFonts w:ascii="Times New Roman" w:hAnsi="Times New Roman" w:cs="Times New Roman"/>
            <w:sz w:val="24"/>
            <w:szCs w:val="24"/>
          </w:rPr>
          <w:t xml:space="preserve">, </w:t>
        </w:r>
      </w:hyperlink>
      <w:hyperlink r:id="rId135">
        <w:r w:rsidR="00454EF1" w:rsidRPr="00454EF1">
          <w:rPr>
            <w:rFonts w:ascii="Times New Roman" w:hAnsi="Times New Roman" w:cs="Times New Roman"/>
            <w:i/>
            <w:sz w:val="24"/>
            <w:szCs w:val="24"/>
          </w:rPr>
          <w:t>32</w:t>
        </w:r>
      </w:hyperlink>
      <w:hyperlink r:id="rId136">
        <w:r w:rsidR="00454EF1" w:rsidRPr="00454EF1">
          <w:rPr>
            <w:rFonts w:ascii="Times New Roman" w:hAnsi="Times New Roman" w:cs="Times New Roman"/>
            <w:sz w:val="24"/>
            <w:szCs w:val="24"/>
          </w:rPr>
          <w:t>(49), 17753–17761. https://doi.org/10.1523/JNEUROSCI.3272-12.2012</w:t>
        </w:r>
      </w:hyperlink>
    </w:p>
    <w:p w14:paraId="6FA189E2"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37">
        <w:r w:rsidR="00454EF1" w:rsidRPr="00454EF1">
          <w:rPr>
            <w:rFonts w:ascii="Times New Roman" w:hAnsi="Times New Roman" w:cs="Times New Roman"/>
            <w:sz w:val="24"/>
            <w:szCs w:val="24"/>
          </w:rPr>
          <w:t xml:space="preserve">Cocchi, L., Harding, I. H., Lord, A., Pantelis, C., Yucel, M., &amp; Zalesky, A. (2014). Disruption of structure-function coupling in the schizophrenia connectome. </w:t>
        </w:r>
      </w:hyperlink>
      <w:hyperlink r:id="rId138">
        <w:r w:rsidR="00454EF1" w:rsidRPr="00454EF1">
          <w:rPr>
            <w:rFonts w:ascii="Times New Roman" w:hAnsi="Times New Roman" w:cs="Times New Roman"/>
            <w:i/>
            <w:sz w:val="24"/>
            <w:szCs w:val="24"/>
          </w:rPr>
          <w:t>NeuroImage. Clinical</w:t>
        </w:r>
      </w:hyperlink>
      <w:hyperlink r:id="rId139">
        <w:r w:rsidR="00454EF1" w:rsidRPr="00454EF1">
          <w:rPr>
            <w:rFonts w:ascii="Times New Roman" w:hAnsi="Times New Roman" w:cs="Times New Roman"/>
            <w:sz w:val="24"/>
            <w:szCs w:val="24"/>
          </w:rPr>
          <w:t xml:space="preserve">, </w:t>
        </w:r>
      </w:hyperlink>
      <w:hyperlink r:id="rId140">
        <w:r w:rsidR="00454EF1" w:rsidRPr="00454EF1">
          <w:rPr>
            <w:rFonts w:ascii="Times New Roman" w:hAnsi="Times New Roman" w:cs="Times New Roman"/>
            <w:i/>
            <w:sz w:val="24"/>
            <w:szCs w:val="24"/>
          </w:rPr>
          <w:t>4</w:t>
        </w:r>
      </w:hyperlink>
      <w:hyperlink r:id="rId141">
        <w:r w:rsidR="00454EF1" w:rsidRPr="00454EF1">
          <w:rPr>
            <w:rFonts w:ascii="Times New Roman" w:hAnsi="Times New Roman" w:cs="Times New Roman"/>
            <w:sz w:val="24"/>
            <w:szCs w:val="24"/>
          </w:rPr>
          <w:t>, 779–787. https://doi.org/10.1016/j.nicl.2014.05.004</w:t>
        </w:r>
      </w:hyperlink>
    </w:p>
    <w:p w14:paraId="2333887B"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42">
        <w:r w:rsidR="00454EF1" w:rsidRPr="00454EF1">
          <w:rPr>
            <w:rFonts w:ascii="Times New Roman" w:hAnsi="Times New Roman" w:cs="Times New Roman"/>
            <w:sz w:val="24"/>
            <w:szCs w:val="24"/>
          </w:rPr>
          <w:t xml:space="preserve">Coghill, D., &amp; Sonuga-Barke, E. J. S. (2012). Annual research review: categories versus dimensions in the classification and conceptualisation of child and adolescent mental disorders--implications of recent empirical study. </w:t>
        </w:r>
      </w:hyperlink>
      <w:hyperlink r:id="rId143">
        <w:r w:rsidR="00454EF1" w:rsidRPr="00454EF1">
          <w:rPr>
            <w:rFonts w:ascii="Times New Roman" w:hAnsi="Times New Roman" w:cs="Times New Roman"/>
            <w:i/>
            <w:sz w:val="24"/>
            <w:szCs w:val="24"/>
          </w:rPr>
          <w:t>Journal of Child Psychology and Psychiatry, and Allied Disciplines</w:t>
        </w:r>
      </w:hyperlink>
      <w:hyperlink r:id="rId144">
        <w:r w:rsidR="00454EF1" w:rsidRPr="00454EF1">
          <w:rPr>
            <w:rFonts w:ascii="Times New Roman" w:hAnsi="Times New Roman" w:cs="Times New Roman"/>
            <w:sz w:val="24"/>
            <w:szCs w:val="24"/>
          </w:rPr>
          <w:t xml:space="preserve">, </w:t>
        </w:r>
      </w:hyperlink>
      <w:hyperlink r:id="rId145">
        <w:r w:rsidR="00454EF1" w:rsidRPr="00454EF1">
          <w:rPr>
            <w:rFonts w:ascii="Times New Roman" w:hAnsi="Times New Roman" w:cs="Times New Roman"/>
            <w:i/>
            <w:sz w:val="24"/>
            <w:szCs w:val="24"/>
          </w:rPr>
          <w:t>53</w:t>
        </w:r>
      </w:hyperlink>
      <w:hyperlink r:id="rId146">
        <w:r w:rsidR="00454EF1" w:rsidRPr="00454EF1">
          <w:rPr>
            <w:rFonts w:ascii="Times New Roman" w:hAnsi="Times New Roman" w:cs="Times New Roman"/>
            <w:sz w:val="24"/>
            <w:szCs w:val="24"/>
          </w:rPr>
          <w:t>(5), 469–489. https://doi.org/10.1111/j.1469-7610.2011.02511.x</w:t>
        </w:r>
      </w:hyperlink>
    </w:p>
    <w:p w14:paraId="0B07A763"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47">
        <w:proofErr w:type="spellStart"/>
        <w:r w:rsidR="00454EF1" w:rsidRPr="00454EF1">
          <w:rPr>
            <w:rFonts w:ascii="Times New Roman" w:hAnsi="Times New Roman" w:cs="Times New Roman"/>
            <w:sz w:val="24"/>
            <w:szCs w:val="24"/>
          </w:rPr>
          <w:t>Conners</w:t>
        </w:r>
        <w:proofErr w:type="spellEnd"/>
        <w:r w:rsidR="00454EF1" w:rsidRPr="00454EF1">
          <w:rPr>
            <w:rFonts w:ascii="Times New Roman" w:hAnsi="Times New Roman" w:cs="Times New Roman"/>
            <w:sz w:val="24"/>
            <w:szCs w:val="24"/>
          </w:rPr>
          <w:t xml:space="preserve">, C. K., Erhardt, D., &amp; Sparrow, E. (1999). </w:t>
        </w:r>
      </w:hyperlink>
      <w:hyperlink r:id="rId148">
        <w:r w:rsidR="00454EF1" w:rsidRPr="00454EF1">
          <w:rPr>
            <w:rFonts w:ascii="Times New Roman" w:hAnsi="Times New Roman" w:cs="Times New Roman"/>
            <w:i/>
            <w:sz w:val="24"/>
            <w:szCs w:val="24"/>
          </w:rPr>
          <w:t>CAARS: Conner’s Adult ADHD Rating Scales</w:t>
        </w:r>
      </w:hyperlink>
      <w:hyperlink r:id="rId149">
        <w:r w:rsidR="00454EF1" w:rsidRPr="00454EF1">
          <w:rPr>
            <w:rFonts w:ascii="Times New Roman" w:hAnsi="Times New Roman" w:cs="Times New Roman"/>
            <w:sz w:val="24"/>
            <w:szCs w:val="24"/>
          </w:rPr>
          <w:t>. Multi-Health Systems Incorporated (MHS).</w:t>
        </w:r>
      </w:hyperlink>
    </w:p>
    <w:p w14:paraId="3FAD2621"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50">
        <w:r w:rsidR="00454EF1" w:rsidRPr="00454EF1">
          <w:rPr>
            <w:rFonts w:ascii="Times New Roman" w:hAnsi="Times New Roman" w:cs="Times New Roman"/>
            <w:sz w:val="24"/>
            <w:szCs w:val="24"/>
          </w:rPr>
          <w:t xml:space="preserve">Crossley, N. A., Mechelli, A., Scott, J., Carletti, F., Fox, P. T., McGuire, P., &amp; Bullmore, E. T. (2014). The hubs of the human connectome are generally implicated in the anatomy of brain disorders. </w:t>
        </w:r>
      </w:hyperlink>
      <w:hyperlink r:id="rId151">
        <w:r w:rsidR="00454EF1" w:rsidRPr="00454EF1">
          <w:rPr>
            <w:rFonts w:ascii="Times New Roman" w:hAnsi="Times New Roman" w:cs="Times New Roman"/>
            <w:i/>
            <w:sz w:val="24"/>
            <w:szCs w:val="24"/>
          </w:rPr>
          <w:t>Brain: A Journal of Neurology</w:t>
        </w:r>
      </w:hyperlink>
      <w:hyperlink r:id="rId152">
        <w:r w:rsidR="00454EF1" w:rsidRPr="00454EF1">
          <w:rPr>
            <w:rFonts w:ascii="Times New Roman" w:hAnsi="Times New Roman" w:cs="Times New Roman"/>
            <w:sz w:val="24"/>
            <w:szCs w:val="24"/>
          </w:rPr>
          <w:t xml:space="preserve">, </w:t>
        </w:r>
      </w:hyperlink>
      <w:hyperlink r:id="rId153">
        <w:r w:rsidR="00454EF1" w:rsidRPr="00454EF1">
          <w:rPr>
            <w:rFonts w:ascii="Times New Roman" w:hAnsi="Times New Roman" w:cs="Times New Roman"/>
            <w:i/>
            <w:sz w:val="24"/>
            <w:szCs w:val="24"/>
          </w:rPr>
          <w:t>137</w:t>
        </w:r>
      </w:hyperlink>
      <w:hyperlink r:id="rId154">
        <w:r w:rsidR="00454EF1" w:rsidRPr="00454EF1">
          <w:rPr>
            <w:rFonts w:ascii="Times New Roman" w:hAnsi="Times New Roman" w:cs="Times New Roman"/>
            <w:sz w:val="24"/>
            <w:szCs w:val="24"/>
          </w:rPr>
          <w:t>(Pt 8), 2382–2395. https://doi.org/10.1093/brain/awu132</w:t>
        </w:r>
      </w:hyperlink>
    </w:p>
    <w:p w14:paraId="709C9D6C"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55">
        <w:r w:rsidR="00454EF1" w:rsidRPr="00454EF1">
          <w:rPr>
            <w:rFonts w:ascii="Times New Roman" w:hAnsi="Times New Roman" w:cs="Times New Roman"/>
            <w:sz w:val="24"/>
            <w:szCs w:val="24"/>
          </w:rPr>
          <w:t xml:space="preserve">de Lange, S. C., Scholtens, L. H., van den Berg, L. H., Boks, M. P., Bozzali, M., Cahn, W., … van den Heuvel, M. P. (2018). Shared vulnerability for connectome alterations across psychiatric and neurological brain disorders. </w:t>
        </w:r>
      </w:hyperlink>
      <w:hyperlink r:id="rId156">
        <w:r w:rsidR="00454EF1" w:rsidRPr="00454EF1">
          <w:rPr>
            <w:rFonts w:ascii="Times New Roman" w:hAnsi="Times New Roman" w:cs="Times New Roman"/>
            <w:i/>
            <w:sz w:val="24"/>
            <w:szCs w:val="24"/>
          </w:rPr>
          <w:t>BioRxiv</w:t>
        </w:r>
      </w:hyperlink>
      <w:hyperlink r:id="rId157">
        <w:r w:rsidR="00454EF1" w:rsidRPr="00454EF1">
          <w:rPr>
            <w:rFonts w:ascii="Times New Roman" w:hAnsi="Times New Roman" w:cs="Times New Roman"/>
            <w:sz w:val="24"/>
            <w:szCs w:val="24"/>
          </w:rPr>
          <w:t>. https://doi.org/10.1101/360586</w:t>
        </w:r>
      </w:hyperlink>
    </w:p>
    <w:p w14:paraId="4350257B"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58">
        <w:r w:rsidR="00454EF1" w:rsidRPr="00454EF1">
          <w:rPr>
            <w:rFonts w:ascii="Times New Roman" w:hAnsi="Times New Roman" w:cs="Times New Roman"/>
            <w:sz w:val="24"/>
            <w:szCs w:val="24"/>
          </w:rPr>
          <w:t xml:space="preserve">de Luis-García, R., Cabús-Piñol, G., Imaz-Roncero, C., Argibay-Quiñones, D., Barrio-Arranz, G., Aja-Fernández, S., &amp; Alberola-López, C. (2015). Attention deficit/hyperactivity disorder and medication with stimulants in young children: a DTI study. </w:t>
        </w:r>
      </w:hyperlink>
      <w:hyperlink r:id="rId159">
        <w:r w:rsidR="00454EF1" w:rsidRPr="00454EF1">
          <w:rPr>
            <w:rFonts w:ascii="Times New Roman" w:hAnsi="Times New Roman" w:cs="Times New Roman"/>
            <w:i/>
            <w:sz w:val="24"/>
            <w:szCs w:val="24"/>
          </w:rPr>
          <w:t>Progress in Neuro-Psychopharmacology &amp; Biological Psychiatry</w:t>
        </w:r>
      </w:hyperlink>
      <w:hyperlink r:id="rId160">
        <w:r w:rsidR="00454EF1" w:rsidRPr="00454EF1">
          <w:rPr>
            <w:rFonts w:ascii="Times New Roman" w:hAnsi="Times New Roman" w:cs="Times New Roman"/>
            <w:sz w:val="24"/>
            <w:szCs w:val="24"/>
          </w:rPr>
          <w:t xml:space="preserve">, </w:t>
        </w:r>
      </w:hyperlink>
      <w:hyperlink r:id="rId161">
        <w:r w:rsidR="00454EF1" w:rsidRPr="00454EF1">
          <w:rPr>
            <w:rFonts w:ascii="Times New Roman" w:hAnsi="Times New Roman" w:cs="Times New Roman"/>
            <w:i/>
            <w:sz w:val="24"/>
            <w:szCs w:val="24"/>
          </w:rPr>
          <w:t>57</w:t>
        </w:r>
      </w:hyperlink>
      <w:hyperlink r:id="rId162">
        <w:r w:rsidR="00454EF1" w:rsidRPr="00454EF1">
          <w:rPr>
            <w:rFonts w:ascii="Times New Roman" w:hAnsi="Times New Roman" w:cs="Times New Roman"/>
            <w:sz w:val="24"/>
            <w:szCs w:val="24"/>
          </w:rPr>
          <w:t>, 176–184. https://doi.org/10.1016/j.pnpbp.2014.10.014</w:t>
        </w:r>
      </w:hyperlink>
    </w:p>
    <w:p w14:paraId="74BAB33A"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63">
        <w:r w:rsidR="00454EF1" w:rsidRPr="00454EF1">
          <w:rPr>
            <w:rFonts w:ascii="Times New Roman" w:hAnsi="Times New Roman" w:cs="Times New Roman"/>
            <w:sz w:val="24"/>
            <w:szCs w:val="24"/>
          </w:rPr>
          <w:t xml:space="preserve">Deco, G., Jirsa, V. K., &amp; McIntosh, A. R. (2011). Emerging concepts for the dynamical organization of resting-state activity in the brain. </w:t>
        </w:r>
      </w:hyperlink>
      <w:hyperlink r:id="rId164">
        <w:r w:rsidR="00454EF1" w:rsidRPr="00454EF1">
          <w:rPr>
            <w:rFonts w:ascii="Times New Roman" w:hAnsi="Times New Roman" w:cs="Times New Roman"/>
            <w:i/>
            <w:sz w:val="24"/>
            <w:szCs w:val="24"/>
          </w:rPr>
          <w:t>Nature Reviews. Neuroscience</w:t>
        </w:r>
      </w:hyperlink>
      <w:hyperlink r:id="rId165">
        <w:r w:rsidR="00454EF1" w:rsidRPr="00454EF1">
          <w:rPr>
            <w:rFonts w:ascii="Times New Roman" w:hAnsi="Times New Roman" w:cs="Times New Roman"/>
            <w:sz w:val="24"/>
            <w:szCs w:val="24"/>
          </w:rPr>
          <w:t xml:space="preserve">, </w:t>
        </w:r>
      </w:hyperlink>
      <w:hyperlink r:id="rId166">
        <w:r w:rsidR="00454EF1" w:rsidRPr="00454EF1">
          <w:rPr>
            <w:rFonts w:ascii="Times New Roman" w:hAnsi="Times New Roman" w:cs="Times New Roman"/>
            <w:i/>
            <w:sz w:val="24"/>
            <w:szCs w:val="24"/>
          </w:rPr>
          <w:t>12</w:t>
        </w:r>
      </w:hyperlink>
      <w:hyperlink r:id="rId167">
        <w:r w:rsidR="00454EF1" w:rsidRPr="00454EF1">
          <w:rPr>
            <w:rFonts w:ascii="Times New Roman" w:hAnsi="Times New Roman" w:cs="Times New Roman"/>
            <w:sz w:val="24"/>
            <w:szCs w:val="24"/>
          </w:rPr>
          <w:t>(1), 43–56. https://doi.org/10.1038/nrn2961</w:t>
        </w:r>
      </w:hyperlink>
    </w:p>
    <w:p w14:paraId="397AA637"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68">
        <w:r w:rsidR="00454EF1" w:rsidRPr="00454EF1">
          <w:rPr>
            <w:rFonts w:ascii="Times New Roman" w:hAnsi="Times New Roman" w:cs="Times New Roman"/>
            <w:sz w:val="24"/>
            <w:szCs w:val="24"/>
          </w:rPr>
          <w:t xml:space="preserve">Deco, G., &amp; Kringelbach, M. L. (2014). Great expectations: using whole-brain computational connectomics for understanding neuropsychiatric disorders. </w:t>
        </w:r>
      </w:hyperlink>
      <w:hyperlink r:id="rId169">
        <w:r w:rsidR="00454EF1" w:rsidRPr="00454EF1">
          <w:rPr>
            <w:rFonts w:ascii="Times New Roman" w:hAnsi="Times New Roman" w:cs="Times New Roman"/>
            <w:i/>
            <w:sz w:val="24"/>
            <w:szCs w:val="24"/>
          </w:rPr>
          <w:t>Neuron</w:t>
        </w:r>
      </w:hyperlink>
      <w:hyperlink r:id="rId170">
        <w:r w:rsidR="00454EF1" w:rsidRPr="00454EF1">
          <w:rPr>
            <w:rFonts w:ascii="Times New Roman" w:hAnsi="Times New Roman" w:cs="Times New Roman"/>
            <w:sz w:val="24"/>
            <w:szCs w:val="24"/>
          </w:rPr>
          <w:t xml:space="preserve">, </w:t>
        </w:r>
      </w:hyperlink>
      <w:hyperlink r:id="rId171">
        <w:r w:rsidR="00454EF1" w:rsidRPr="00454EF1">
          <w:rPr>
            <w:rFonts w:ascii="Times New Roman" w:hAnsi="Times New Roman" w:cs="Times New Roman"/>
            <w:i/>
            <w:sz w:val="24"/>
            <w:szCs w:val="24"/>
          </w:rPr>
          <w:t>84</w:t>
        </w:r>
      </w:hyperlink>
      <w:hyperlink r:id="rId172">
        <w:r w:rsidR="00454EF1" w:rsidRPr="00454EF1">
          <w:rPr>
            <w:rFonts w:ascii="Times New Roman" w:hAnsi="Times New Roman" w:cs="Times New Roman"/>
            <w:sz w:val="24"/>
            <w:szCs w:val="24"/>
          </w:rPr>
          <w:t>(5), 892–905. https://doi.org/10.1016/j.neuron.2014.08.034</w:t>
        </w:r>
      </w:hyperlink>
    </w:p>
    <w:p w14:paraId="3147666C"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73">
        <w:r w:rsidR="00454EF1" w:rsidRPr="00454EF1">
          <w:rPr>
            <w:rFonts w:ascii="Times New Roman" w:hAnsi="Times New Roman" w:cs="Times New Roman"/>
            <w:sz w:val="24"/>
            <w:szCs w:val="24"/>
          </w:rPr>
          <w:t xml:space="preserve">Demontis, D., Walters, R. K., Martin, J., Mattheisen, M., Als, T. D., Agerbo, E., … Neale, B. M. (2018). Discovery of the first genome-wide significant risk loci for attention deficit/hyperactivity disorder. </w:t>
        </w:r>
      </w:hyperlink>
      <w:hyperlink r:id="rId174">
        <w:r w:rsidR="00454EF1" w:rsidRPr="00454EF1">
          <w:rPr>
            <w:rFonts w:ascii="Times New Roman" w:hAnsi="Times New Roman" w:cs="Times New Roman"/>
            <w:i/>
            <w:sz w:val="24"/>
            <w:szCs w:val="24"/>
          </w:rPr>
          <w:t>Nature Genetics</w:t>
        </w:r>
      </w:hyperlink>
      <w:hyperlink r:id="rId175">
        <w:r w:rsidR="00454EF1" w:rsidRPr="00454EF1">
          <w:rPr>
            <w:rFonts w:ascii="Times New Roman" w:hAnsi="Times New Roman" w:cs="Times New Roman"/>
            <w:sz w:val="24"/>
            <w:szCs w:val="24"/>
          </w:rPr>
          <w:t>, 1. https://doi.org/10.1038/s41588-018-0269-7</w:t>
        </w:r>
      </w:hyperlink>
    </w:p>
    <w:p w14:paraId="1B30F9EE"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76">
        <w:r w:rsidR="00454EF1" w:rsidRPr="00454EF1">
          <w:rPr>
            <w:rFonts w:ascii="Times New Roman" w:hAnsi="Times New Roman" w:cs="Times New Roman"/>
            <w:sz w:val="24"/>
            <w:szCs w:val="24"/>
          </w:rPr>
          <w:t xml:space="preserve">Fan, L., Li, H., Zhuo, J., Zhang, Y., Wang, J., Chen, L., … Jiang, T. (2016). The Human Brainnetome Atlas: A New Brain Atlas Based on Connectional Architecture. </w:t>
        </w:r>
      </w:hyperlink>
      <w:hyperlink r:id="rId177">
        <w:r w:rsidR="00454EF1" w:rsidRPr="00454EF1">
          <w:rPr>
            <w:rFonts w:ascii="Times New Roman" w:hAnsi="Times New Roman" w:cs="Times New Roman"/>
            <w:i/>
            <w:sz w:val="24"/>
            <w:szCs w:val="24"/>
          </w:rPr>
          <w:t>Cerebral Cortex (New York, N.Y.: 1991)</w:t>
        </w:r>
      </w:hyperlink>
      <w:hyperlink r:id="rId178">
        <w:r w:rsidR="00454EF1" w:rsidRPr="00454EF1">
          <w:rPr>
            <w:rFonts w:ascii="Times New Roman" w:hAnsi="Times New Roman" w:cs="Times New Roman"/>
            <w:sz w:val="24"/>
            <w:szCs w:val="24"/>
          </w:rPr>
          <w:t xml:space="preserve">, </w:t>
        </w:r>
      </w:hyperlink>
      <w:hyperlink r:id="rId179">
        <w:r w:rsidR="00454EF1" w:rsidRPr="00454EF1">
          <w:rPr>
            <w:rFonts w:ascii="Times New Roman" w:hAnsi="Times New Roman" w:cs="Times New Roman"/>
            <w:i/>
            <w:sz w:val="24"/>
            <w:szCs w:val="24"/>
          </w:rPr>
          <w:t>26</w:t>
        </w:r>
      </w:hyperlink>
      <w:hyperlink r:id="rId180">
        <w:r w:rsidR="00454EF1" w:rsidRPr="00454EF1">
          <w:rPr>
            <w:rFonts w:ascii="Times New Roman" w:hAnsi="Times New Roman" w:cs="Times New Roman"/>
            <w:sz w:val="24"/>
            <w:szCs w:val="24"/>
          </w:rPr>
          <w:t>(8), 3508–3526. https://doi.org/10.1093/cercor/bhw157</w:t>
        </w:r>
      </w:hyperlink>
    </w:p>
    <w:p w14:paraId="40F0D7E2"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81">
        <w:r w:rsidR="00454EF1" w:rsidRPr="00454EF1">
          <w:rPr>
            <w:rFonts w:ascii="Times New Roman" w:hAnsi="Times New Roman" w:cs="Times New Roman"/>
            <w:sz w:val="24"/>
            <w:szCs w:val="24"/>
          </w:rPr>
          <w:t xml:space="preserve">Gau, S. S.-F., Shang, C.-Y., Liu, S.-K., Lin, C.-H., Swanson, J. M., Liu, Y.-C., &amp; Tu, C.-L. (2008). Psychometric properties of the Chinese version of the Swanson, Nolan, and Pelham, version IV scale - parent form. </w:t>
        </w:r>
      </w:hyperlink>
      <w:hyperlink r:id="rId182">
        <w:r w:rsidR="00454EF1" w:rsidRPr="00454EF1">
          <w:rPr>
            <w:rFonts w:ascii="Times New Roman" w:hAnsi="Times New Roman" w:cs="Times New Roman"/>
            <w:i/>
            <w:sz w:val="24"/>
            <w:szCs w:val="24"/>
          </w:rPr>
          <w:t>International Journal of Methods in Psychiatric Research</w:t>
        </w:r>
      </w:hyperlink>
      <w:hyperlink r:id="rId183">
        <w:r w:rsidR="00454EF1" w:rsidRPr="00454EF1">
          <w:rPr>
            <w:rFonts w:ascii="Times New Roman" w:hAnsi="Times New Roman" w:cs="Times New Roman"/>
            <w:sz w:val="24"/>
            <w:szCs w:val="24"/>
          </w:rPr>
          <w:t xml:space="preserve">, </w:t>
        </w:r>
      </w:hyperlink>
      <w:hyperlink r:id="rId184">
        <w:r w:rsidR="00454EF1" w:rsidRPr="00454EF1">
          <w:rPr>
            <w:rFonts w:ascii="Times New Roman" w:hAnsi="Times New Roman" w:cs="Times New Roman"/>
            <w:i/>
            <w:sz w:val="24"/>
            <w:szCs w:val="24"/>
          </w:rPr>
          <w:t>17</w:t>
        </w:r>
      </w:hyperlink>
      <w:hyperlink r:id="rId185">
        <w:r w:rsidR="00454EF1" w:rsidRPr="00454EF1">
          <w:rPr>
            <w:rFonts w:ascii="Times New Roman" w:hAnsi="Times New Roman" w:cs="Times New Roman"/>
            <w:sz w:val="24"/>
            <w:szCs w:val="24"/>
          </w:rPr>
          <w:t>(1), 35–44. https://doi.org/10.1002/mpr.237</w:t>
        </w:r>
      </w:hyperlink>
    </w:p>
    <w:p w14:paraId="7296CA52"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86">
        <w:r w:rsidR="00454EF1" w:rsidRPr="00454EF1">
          <w:rPr>
            <w:rFonts w:ascii="Times New Roman" w:hAnsi="Times New Roman" w:cs="Times New Roman"/>
            <w:sz w:val="24"/>
            <w:szCs w:val="24"/>
          </w:rPr>
          <w:t xml:space="preserve">Hearne, L. J., Dean, R. J., Robinson, G. A., Richards, L. J., Mattingley, J. B., &amp; Cocchi, L. (2018). Increased cognitive complexity reveals abnormal brain network activity in individuals with corpus callosum dysgenesis. </w:t>
        </w:r>
      </w:hyperlink>
      <w:hyperlink r:id="rId187">
        <w:r w:rsidR="00454EF1" w:rsidRPr="00454EF1">
          <w:rPr>
            <w:rFonts w:ascii="Times New Roman" w:hAnsi="Times New Roman" w:cs="Times New Roman"/>
            <w:i/>
            <w:sz w:val="24"/>
            <w:szCs w:val="24"/>
          </w:rPr>
          <w:t>NeuroImage. Clinical</w:t>
        </w:r>
      </w:hyperlink>
      <w:hyperlink r:id="rId188">
        <w:r w:rsidR="00454EF1" w:rsidRPr="00454EF1">
          <w:rPr>
            <w:rFonts w:ascii="Times New Roman" w:hAnsi="Times New Roman" w:cs="Times New Roman"/>
            <w:sz w:val="24"/>
            <w:szCs w:val="24"/>
          </w:rPr>
          <w:t>. https://doi.org/10.1016/j.nicl.2018.11.005</w:t>
        </w:r>
      </w:hyperlink>
    </w:p>
    <w:p w14:paraId="1DDCA819"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89">
        <w:r w:rsidR="00454EF1" w:rsidRPr="00454EF1">
          <w:rPr>
            <w:rFonts w:ascii="Times New Roman" w:hAnsi="Times New Roman" w:cs="Times New Roman"/>
            <w:sz w:val="24"/>
            <w:szCs w:val="24"/>
          </w:rPr>
          <w:t xml:space="preserve">Hermundstad, A. M., Bassett, D. S., Brown, K. S., Aminoff, E. M., Clewett, D., Freeman, S., … Carlson, J. M. (2013). Structural foundations of resting-state and task-based functional connectivity in the human brain. </w:t>
        </w:r>
      </w:hyperlink>
      <w:hyperlink r:id="rId190">
        <w:r w:rsidR="00454EF1" w:rsidRPr="00454EF1">
          <w:rPr>
            <w:rFonts w:ascii="Times New Roman" w:hAnsi="Times New Roman" w:cs="Times New Roman"/>
            <w:i/>
            <w:sz w:val="24"/>
            <w:szCs w:val="24"/>
          </w:rPr>
          <w:t>Proceedings of the National Academy of Sciences of the United States of America</w:t>
        </w:r>
      </w:hyperlink>
      <w:hyperlink r:id="rId191">
        <w:r w:rsidR="00454EF1" w:rsidRPr="00454EF1">
          <w:rPr>
            <w:rFonts w:ascii="Times New Roman" w:hAnsi="Times New Roman" w:cs="Times New Roman"/>
            <w:sz w:val="24"/>
            <w:szCs w:val="24"/>
          </w:rPr>
          <w:t xml:space="preserve">, </w:t>
        </w:r>
      </w:hyperlink>
      <w:hyperlink r:id="rId192">
        <w:r w:rsidR="00454EF1" w:rsidRPr="00454EF1">
          <w:rPr>
            <w:rFonts w:ascii="Times New Roman" w:hAnsi="Times New Roman" w:cs="Times New Roman"/>
            <w:i/>
            <w:sz w:val="24"/>
            <w:szCs w:val="24"/>
          </w:rPr>
          <w:t>110</w:t>
        </w:r>
      </w:hyperlink>
      <w:hyperlink r:id="rId193">
        <w:r w:rsidR="00454EF1" w:rsidRPr="00454EF1">
          <w:rPr>
            <w:rFonts w:ascii="Times New Roman" w:hAnsi="Times New Roman" w:cs="Times New Roman"/>
            <w:sz w:val="24"/>
            <w:szCs w:val="24"/>
          </w:rPr>
          <w:t>(15), 6169–6174. https://doi.org/10.1073/pnas.1219562110</w:t>
        </w:r>
      </w:hyperlink>
    </w:p>
    <w:p w14:paraId="352987BF"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94">
        <w:r w:rsidR="00454EF1" w:rsidRPr="00454EF1">
          <w:rPr>
            <w:rFonts w:ascii="Times New Roman" w:hAnsi="Times New Roman" w:cs="Times New Roman"/>
            <w:sz w:val="24"/>
            <w:szCs w:val="24"/>
          </w:rPr>
          <w:t xml:space="preserve">Honey, C. J., Sporns, O., Cammoun, L., Gigandet, X., Thiran, J. P., Meuli, R., &amp; Hagmann, P. (2009). Predicting human resting-state functional connectivity from structural </w:t>
        </w:r>
        <w:r w:rsidR="00454EF1" w:rsidRPr="00454EF1">
          <w:rPr>
            <w:rFonts w:ascii="Times New Roman" w:hAnsi="Times New Roman" w:cs="Times New Roman"/>
            <w:sz w:val="24"/>
            <w:szCs w:val="24"/>
          </w:rPr>
          <w:lastRenderedPageBreak/>
          <w:t xml:space="preserve">connectivity. </w:t>
        </w:r>
      </w:hyperlink>
      <w:hyperlink r:id="rId195">
        <w:r w:rsidR="00454EF1" w:rsidRPr="00454EF1">
          <w:rPr>
            <w:rFonts w:ascii="Times New Roman" w:hAnsi="Times New Roman" w:cs="Times New Roman"/>
            <w:i/>
            <w:sz w:val="24"/>
            <w:szCs w:val="24"/>
          </w:rPr>
          <w:t>Proceedings of the National Academy of Sciences of the United States of America</w:t>
        </w:r>
      </w:hyperlink>
      <w:hyperlink r:id="rId196">
        <w:r w:rsidR="00454EF1" w:rsidRPr="00454EF1">
          <w:rPr>
            <w:rFonts w:ascii="Times New Roman" w:hAnsi="Times New Roman" w:cs="Times New Roman"/>
            <w:sz w:val="24"/>
            <w:szCs w:val="24"/>
          </w:rPr>
          <w:t xml:space="preserve">, </w:t>
        </w:r>
      </w:hyperlink>
      <w:hyperlink r:id="rId197">
        <w:r w:rsidR="00454EF1" w:rsidRPr="00454EF1">
          <w:rPr>
            <w:rFonts w:ascii="Times New Roman" w:hAnsi="Times New Roman" w:cs="Times New Roman"/>
            <w:i/>
            <w:sz w:val="24"/>
            <w:szCs w:val="24"/>
          </w:rPr>
          <w:t>106</w:t>
        </w:r>
      </w:hyperlink>
      <w:hyperlink r:id="rId198">
        <w:r w:rsidR="00454EF1" w:rsidRPr="00454EF1">
          <w:rPr>
            <w:rFonts w:ascii="Times New Roman" w:hAnsi="Times New Roman" w:cs="Times New Roman"/>
            <w:sz w:val="24"/>
            <w:szCs w:val="24"/>
          </w:rPr>
          <w:t>(6), 2035–2040. https://doi.org/10.1073/pnas.0811168106</w:t>
        </w:r>
      </w:hyperlink>
    </w:p>
    <w:p w14:paraId="15497ADD"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199">
        <w:r w:rsidR="00454EF1" w:rsidRPr="00454EF1">
          <w:rPr>
            <w:rFonts w:ascii="Times New Roman" w:hAnsi="Times New Roman" w:cs="Times New Roman"/>
            <w:sz w:val="24"/>
            <w:szCs w:val="24"/>
          </w:rPr>
          <w:t xml:space="preserve">Kriegeskorte, N., Simmons, W. K., Bellgowan, P. S. F., &amp; Baker, C. I. (2009). Circular analysis in systems neuroscience: the dangers of double dipping. </w:t>
        </w:r>
      </w:hyperlink>
      <w:hyperlink r:id="rId200">
        <w:r w:rsidR="00454EF1" w:rsidRPr="00454EF1">
          <w:rPr>
            <w:rFonts w:ascii="Times New Roman" w:hAnsi="Times New Roman" w:cs="Times New Roman"/>
            <w:i/>
            <w:sz w:val="24"/>
            <w:szCs w:val="24"/>
          </w:rPr>
          <w:t>Nature Neuroscience</w:t>
        </w:r>
      </w:hyperlink>
      <w:hyperlink r:id="rId201">
        <w:r w:rsidR="00454EF1" w:rsidRPr="00454EF1">
          <w:rPr>
            <w:rFonts w:ascii="Times New Roman" w:hAnsi="Times New Roman" w:cs="Times New Roman"/>
            <w:sz w:val="24"/>
            <w:szCs w:val="24"/>
          </w:rPr>
          <w:t xml:space="preserve">, </w:t>
        </w:r>
      </w:hyperlink>
      <w:hyperlink r:id="rId202">
        <w:r w:rsidR="00454EF1" w:rsidRPr="00454EF1">
          <w:rPr>
            <w:rFonts w:ascii="Times New Roman" w:hAnsi="Times New Roman" w:cs="Times New Roman"/>
            <w:i/>
            <w:sz w:val="24"/>
            <w:szCs w:val="24"/>
          </w:rPr>
          <w:t>12</w:t>
        </w:r>
      </w:hyperlink>
      <w:hyperlink r:id="rId203">
        <w:r w:rsidR="00454EF1" w:rsidRPr="00454EF1">
          <w:rPr>
            <w:rFonts w:ascii="Times New Roman" w:hAnsi="Times New Roman" w:cs="Times New Roman"/>
            <w:sz w:val="24"/>
            <w:szCs w:val="24"/>
          </w:rPr>
          <w:t>(5), 535–540. https://doi.org/10.1038/nn.2303</w:t>
        </w:r>
      </w:hyperlink>
    </w:p>
    <w:p w14:paraId="3EFB26E9"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04">
        <w:r w:rsidR="00454EF1" w:rsidRPr="00454EF1">
          <w:rPr>
            <w:rFonts w:ascii="Times New Roman" w:hAnsi="Times New Roman" w:cs="Times New Roman"/>
            <w:sz w:val="24"/>
            <w:szCs w:val="24"/>
          </w:rPr>
          <w:t xml:space="preserve">Kundu, P., Inati, S. J., Evans, J. W., Luh, W.-M., &amp; Bandettini, P. A. (2012). Differentiating BOLD and Non-BOLD Signals in fMRI Time Series Using Multi-Echo EPI. </w:t>
        </w:r>
      </w:hyperlink>
      <w:hyperlink r:id="rId205">
        <w:r w:rsidR="00454EF1" w:rsidRPr="00454EF1">
          <w:rPr>
            <w:rFonts w:ascii="Times New Roman" w:hAnsi="Times New Roman" w:cs="Times New Roman"/>
            <w:i/>
            <w:sz w:val="24"/>
            <w:szCs w:val="24"/>
          </w:rPr>
          <w:t>Neuroimage</w:t>
        </w:r>
      </w:hyperlink>
      <w:hyperlink r:id="rId206">
        <w:r w:rsidR="00454EF1" w:rsidRPr="00454EF1">
          <w:rPr>
            <w:rFonts w:ascii="Times New Roman" w:hAnsi="Times New Roman" w:cs="Times New Roman"/>
            <w:sz w:val="24"/>
            <w:szCs w:val="24"/>
          </w:rPr>
          <w:t xml:space="preserve">, </w:t>
        </w:r>
      </w:hyperlink>
      <w:hyperlink r:id="rId207">
        <w:r w:rsidR="00454EF1" w:rsidRPr="00454EF1">
          <w:rPr>
            <w:rFonts w:ascii="Times New Roman" w:hAnsi="Times New Roman" w:cs="Times New Roman"/>
            <w:i/>
            <w:sz w:val="24"/>
            <w:szCs w:val="24"/>
          </w:rPr>
          <w:t>60</w:t>
        </w:r>
      </w:hyperlink>
      <w:hyperlink r:id="rId208">
        <w:r w:rsidR="00454EF1" w:rsidRPr="00454EF1">
          <w:rPr>
            <w:rFonts w:ascii="Times New Roman" w:hAnsi="Times New Roman" w:cs="Times New Roman"/>
            <w:sz w:val="24"/>
            <w:szCs w:val="24"/>
          </w:rPr>
          <w:t>(3), 1759–1770. https://doi.org/10.1016/j.neuroimage.2011.12.028</w:t>
        </w:r>
      </w:hyperlink>
    </w:p>
    <w:p w14:paraId="44107C14"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09">
        <w:r w:rsidR="00454EF1" w:rsidRPr="00454EF1">
          <w:rPr>
            <w:rFonts w:ascii="Times New Roman" w:hAnsi="Times New Roman" w:cs="Times New Roman"/>
            <w:sz w:val="24"/>
            <w:szCs w:val="24"/>
          </w:rPr>
          <w:t xml:space="preserve">Le Bihan, D., &amp; Johansen-Berg, H. (2012). Diffusion MRI at 25: exploring brain tissue structure and function. </w:t>
        </w:r>
      </w:hyperlink>
      <w:hyperlink r:id="rId210">
        <w:r w:rsidR="00454EF1" w:rsidRPr="00454EF1">
          <w:rPr>
            <w:rFonts w:ascii="Times New Roman" w:hAnsi="Times New Roman" w:cs="Times New Roman"/>
            <w:i/>
            <w:sz w:val="24"/>
            <w:szCs w:val="24"/>
          </w:rPr>
          <w:t>NeuroImage</w:t>
        </w:r>
      </w:hyperlink>
      <w:hyperlink r:id="rId211">
        <w:r w:rsidR="00454EF1" w:rsidRPr="00454EF1">
          <w:rPr>
            <w:rFonts w:ascii="Times New Roman" w:hAnsi="Times New Roman" w:cs="Times New Roman"/>
            <w:sz w:val="24"/>
            <w:szCs w:val="24"/>
          </w:rPr>
          <w:t xml:space="preserve">, </w:t>
        </w:r>
      </w:hyperlink>
      <w:hyperlink r:id="rId212">
        <w:r w:rsidR="00454EF1" w:rsidRPr="00454EF1">
          <w:rPr>
            <w:rFonts w:ascii="Times New Roman" w:hAnsi="Times New Roman" w:cs="Times New Roman"/>
            <w:i/>
            <w:sz w:val="24"/>
            <w:szCs w:val="24"/>
          </w:rPr>
          <w:t>61</w:t>
        </w:r>
      </w:hyperlink>
      <w:hyperlink r:id="rId213">
        <w:r w:rsidR="00454EF1" w:rsidRPr="00454EF1">
          <w:rPr>
            <w:rFonts w:ascii="Times New Roman" w:hAnsi="Times New Roman" w:cs="Times New Roman"/>
            <w:sz w:val="24"/>
            <w:szCs w:val="24"/>
          </w:rPr>
          <w:t>(2), 324–341. https://doi.org/10.1016/j.neuroimage.2011.11.006</w:t>
        </w:r>
      </w:hyperlink>
    </w:p>
    <w:p w14:paraId="4774F763"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14">
        <w:r w:rsidR="00454EF1" w:rsidRPr="00454EF1">
          <w:rPr>
            <w:rFonts w:ascii="Times New Roman" w:hAnsi="Times New Roman" w:cs="Times New Roman"/>
            <w:sz w:val="24"/>
            <w:szCs w:val="24"/>
          </w:rPr>
          <w:t xml:space="preserve">Lin, H.-Y., Cocchi, L., Zalesky, A., Lv, J., Perry, A., Tseng, W.-Y. I., … Gau, S. S.-F. (2018). Brain-behavior patterns define a dimensional biotype in medication-naïve adults with attention-deficit hyperactivity disorder. </w:t>
        </w:r>
      </w:hyperlink>
      <w:hyperlink r:id="rId215">
        <w:r w:rsidR="00454EF1" w:rsidRPr="00454EF1">
          <w:rPr>
            <w:rFonts w:ascii="Times New Roman" w:hAnsi="Times New Roman" w:cs="Times New Roman"/>
            <w:i/>
            <w:sz w:val="24"/>
            <w:szCs w:val="24"/>
          </w:rPr>
          <w:t>Psychological Medicine</w:t>
        </w:r>
      </w:hyperlink>
      <w:hyperlink r:id="rId216">
        <w:r w:rsidR="00454EF1" w:rsidRPr="00454EF1">
          <w:rPr>
            <w:rFonts w:ascii="Times New Roman" w:hAnsi="Times New Roman" w:cs="Times New Roman"/>
            <w:sz w:val="24"/>
            <w:szCs w:val="24"/>
          </w:rPr>
          <w:t xml:space="preserve">, </w:t>
        </w:r>
      </w:hyperlink>
      <w:hyperlink r:id="rId217">
        <w:r w:rsidR="00454EF1" w:rsidRPr="00454EF1">
          <w:rPr>
            <w:rFonts w:ascii="Times New Roman" w:hAnsi="Times New Roman" w:cs="Times New Roman"/>
            <w:i/>
            <w:sz w:val="24"/>
            <w:szCs w:val="24"/>
          </w:rPr>
          <w:t>48</w:t>
        </w:r>
      </w:hyperlink>
      <w:hyperlink r:id="rId218">
        <w:r w:rsidR="00454EF1" w:rsidRPr="00454EF1">
          <w:rPr>
            <w:rFonts w:ascii="Times New Roman" w:hAnsi="Times New Roman" w:cs="Times New Roman"/>
            <w:sz w:val="24"/>
            <w:szCs w:val="24"/>
          </w:rPr>
          <w:t>(14), 2399–2408. https://doi.org/10.1017/S0033291718000028</w:t>
        </w:r>
      </w:hyperlink>
    </w:p>
    <w:p w14:paraId="6D436EEC"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19">
        <w:r w:rsidR="00454EF1" w:rsidRPr="00454EF1">
          <w:rPr>
            <w:rFonts w:ascii="Times New Roman" w:hAnsi="Times New Roman" w:cs="Times New Roman"/>
            <w:sz w:val="24"/>
            <w:szCs w:val="24"/>
          </w:rPr>
          <w:t xml:space="preserve">Lin, H.-Y., Tseng, W.-Y. I., Lai, M.-C., Matsuo, K., &amp; Gau, S. S.-F. (2015). Altered resting-state frontoparietal control network in children with attention-deficit/hyperactivity disorder. </w:t>
        </w:r>
      </w:hyperlink>
      <w:hyperlink r:id="rId220">
        <w:r w:rsidR="00454EF1" w:rsidRPr="00454EF1">
          <w:rPr>
            <w:rFonts w:ascii="Times New Roman" w:hAnsi="Times New Roman" w:cs="Times New Roman"/>
            <w:i/>
            <w:sz w:val="24"/>
            <w:szCs w:val="24"/>
          </w:rPr>
          <w:t>Journal of the International Neuropsychological Society: JINS</w:t>
        </w:r>
      </w:hyperlink>
      <w:hyperlink r:id="rId221">
        <w:r w:rsidR="00454EF1" w:rsidRPr="00454EF1">
          <w:rPr>
            <w:rFonts w:ascii="Times New Roman" w:hAnsi="Times New Roman" w:cs="Times New Roman"/>
            <w:sz w:val="24"/>
            <w:szCs w:val="24"/>
          </w:rPr>
          <w:t xml:space="preserve">, </w:t>
        </w:r>
      </w:hyperlink>
      <w:hyperlink r:id="rId222">
        <w:r w:rsidR="00454EF1" w:rsidRPr="00454EF1">
          <w:rPr>
            <w:rFonts w:ascii="Times New Roman" w:hAnsi="Times New Roman" w:cs="Times New Roman"/>
            <w:i/>
            <w:sz w:val="24"/>
            <w:szCs w:val="24"/>
          </w:rPr>
          <w:t>21</w:t>
        </w:r>
      </w:hyperlink>
      <w:hyperlink r:id="rId223">
        <w:r w:rsidR="00454EF1" w:rsidRPr="00454EF1">
          <w:rPr>
            <w:rFonts w:ascii="Times New Roman" w:hAnsi="Times New Roman" w:cs="Times New Roman"/>
            <w:sz w:val="24"/>
            <w:szCs w:val="24"/>
          </w:rPr>
          <w:t>(4), 271–284. https://doi.org/10.1017/S135561771500020X</w:t>
        </w:r>
      </w:hyperlink>
    </w:p>
    <w:p w14:paraId="4F034B65"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24">
        <w:r w:rsidR="00454EF1" w:rsidRPr="00454EF1">
          <w:rPr>
            <w:rFonts w:ascii="Times New Roman" w:hAnsi="Times New Roman" w:cs="Times New Roman"/>
            <w:sz w:val="24"/>
            <w:szCs w:val="24"/>
          </w:rPr>
          <w:t xml:space="preserve">Lin, Y.-J., Yang, L.-K., &amp; Gau, S. S.-F. (2016). Psychiatric comorbidities of adults with early- and late-onset attention-deficit/hyperactivity disorder. </w:t>
        </w:r>
      </w:hyperlink>
      <w:hyperlink r:id="rId225">
        <w:r w:rsidR="00454EF1" w:rsidRPr="00454EF1">
          <w:rPr>
            <w:rFonts w:ascii="Times New Roman" w:hAnsi="Times New Roman" w:cs="Times New Roman"/>
            <w:i/>
            <w:sz w:val="24"/>
            <w:szCs w:val="24"/>
          </w:rPr>
          <w:t>Australian &amp; New Zealand Journal of Psychiatry</w:t>
        </w:r>
      </w:hyperlink>
      <w:hyperlink r:id="rId226">
        <w:r w:rsidR="00454EF1" w:rsidRPr="00454EF1">
          <w:rPr>
            <w:rFonts w:ascii="Times New Roman" w:hAnsi="Times New Roman" w:cs="Times New Roman"/>
            <w:sz w:val="24"/>
            <w:szCs w:val="24"/>
          </w:rPr>
          <w:t xml:space="preserve">, </w:t>
        </w:r>
      </w:hyperlink>
      <w:hyperlink r:id="rId227">
        <w:r w:rsidR="00454EF1" w:rsidRPr="00454EF1">
          <w:rPr>
            <w:rFonts w:ascii="Times New Roman" w:hAnsi="Times New Roman" w:cs="Times New Roman"/>
            <w:i/>
            <w:sz w:val="24"/>
            <w:szCs w:val="24"/>
          </w:rPr>
          <w:t>50</w:t>
        </w:r>
      </w:hyperlink>
      <w:hyperlink r:id="rId228">
        <w:r w:rsidR="00454EF1" w:rsidRPr="00454EF1">
          <w:rPr>
            <w:rFonts w:ascii="Times New Roman" w:hAnsi="Times New Roman" w:cs="Times New Roman"/>
            <w:sz w:val="24"/>
            <w:szCs w:val="24"/>
          </w:rPr>
          <w:t>(6), 548–556. https://doi.org/10.1177/0004867415609423</w:t>
        </w:r>
      </w:hyperlink>
    </w:p>
    <w:p w14:paraId="4C703EAD"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29">
        <w:r w:rsidR="00454EF1" w:rsidRPr="00454EF1">
          <w:rPr>
            <w:rFonts w:ascii="Times New Roman" w:hAnsi="Times New Roman" w:cs="Times New Roman"/>
            <w:sz w:val="24"/>
            <w:szCs w:val="24"/>
          </w:rPr>
          <w:t xml:space="preserve">Liston, C., Malter Cohen, M., Teslovich, T., Levenson, D., &amp; Casey, B. J. (2011). Atypical prefrontal connectivity in attention-deficit/hyperactivity disorder: pathway to disease or pathological end point? </w:t>
        </w:r>
      </w:hyperlink>
      <w:hyperlink r:id="rId230">
        <w:r w:rsidR="00454EF1" w:rsidRPr="00454EF1">
          <w:rPr>
            <w:rFonts w:ascii="Times New Roman" w:hAnsi="Times New Roman" w:cs="Times New Roman"/>
            <w:i/>
            <w:sz w:val="24"/>
            <w:szCs w:val="24"/>
          </w:rPr>
          <w:t>Biological Psychiatry</w:t>
        </w:r>
      </w:hyperlink>
      <w:hyperlink r:id="rId231">
        <w:r w:rsidR="00454EF1" w:rsidRPr="00454EF1">
          <w:rPr>
            <w:rFonts w:ascii="Times New Roman" w:hAnsi="Times New Roman" w:cs="Times New Roman"/>
            <w:sz w:val="24"/>
            <w:szCs w:val="24"/>
          </w:rPr>
          <w:t xml:space="preserve">, </w:t>
        </w:r>
      </w:hyperlink>
      <w:hyperlink r:id="rId232">
        <w:r w:rsidR="00454EF1" w:rsidRPr="00454EF1">
          <w:rPr>
            <w:rFonts w:ascii="Times New Roman" w:hAnsi="Times New Roman" w:cs="Times New Roman"/>
            <w:i/>
            <w:sz w:val="24"/>
            <w:szCs w:val="24"/>
          </w:rPr>
          <w:t>69</w:t>
        </w:r>
      </w:hyperlink>
      <w:hyperlink r:id="rId233">
        <w:r w:rsidR="00454EF1" w:rsidRPr="00454EF1">
          <w:rPr>
            <w:rFonts w:ascii="Times New Roman" w:hAnsi="Times New Roman" w:cs="Times New Roman"/>
            <w:sz w:val="24"/>
            <w:szCs w:val="24"/>
          </w:rPr>
          <w:t xml:space="preserve">(12), 1168–1177. </w:t>
        </w:r>
        <w:r w:rsidR="00454EF1" w:rsidRPr="00454EF1">
          <w:rPr>
            <w:rFonts w:ascii="Times New Roman" w:hAnsi="Times New Roman" w:cs="Times New Roman"/>
            <w:sz w:val="24"/>
            <w:szCs w:val="24"/>
          </w:rPr>
          <w:lastRenderedPageBreak/>
          <w:t>https://doi.org/10.1016/j.biopsych.2011.03.022</w:t>
        </w:r>
      </w:hyperlink>
    </w:p>
    <w:p w14:paraId="09215CA6"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34">
        <w:r w:rsidR="00454EF1" w:rsidRPr="00454EF1">
          <w:rPr>
            <w:rFonts w:ascii="Times New Roman" w:hAnsi="Times New Roman" w:cs="Times New Roman"/>
            <w:sz w:val="24"/>
            <w:szCs w:val="24"/>
          </w:rPr>
          <w:t xml:space="preserve">Maier-Hein, K. H., Neher, P. F., Houde, J.-C., Côté, M.-A., Garyfallidis, E., Zhong, J., … Descoteaux, M. (2017). The challenge of mapping the human connectome based on diffusion tractography. </w:t>
        </w:r>
      </w:hyperlink>
      <w:hyperlink r:id="rId235">
        <w:r w:rsidR="00454EF1" w:rsidRPr="00454EF1">
          <w:rPr>
            <w:rFonts w:ascii="Times New Roman" w:hAnsi="Times New Roman" w:cs="Times New Roman"/>
            <w:i/>
            <w:sz w:val="24"/>
            <w:szCs w:val="24"/>
          </w:rPr>
          <w:t>Nature Communications</w:t>
        </w:r>
      </w:hyperlink>
      <w:hyperlink r:id="rId236">
        <w:r w:rsidR="00454EF1" w:rsidRPr="00454EF1">
          <w:rPr>
            <w:rFonts w:ascii="Times New Roman" w:hAnsi="Times New Roman" w:cs="Times New Roman"/>
            <w:sz w:val="24"/>
            <w:szCs w:val="24"/>
          </w:rPr>
          <w:t xml:space="preserve">, </w:t>
        </w:r>
      </w:hyperlink>
      <w:hyperlink r:id="rId237">
        <w:r w:rsidR="00454EF1" w:rsidRPr="00454EF1">
          <w:rPr>
            <w:rFonts w:ascii="Times New Roman" w:hAnsi="Times New Roman" w:cs="Times New Roman"/>
            <w:i/>
            <w:sz w:val="24"/>
            <w:szCs w:val="24"/>
          </w:rPr>
          <w:t>8</w:t>
        </w:r>
      </w:hyperlink>
      <w:hyperlink r:id="rId238">
        <w:r w:rsidR="00454EF1" w:rsidRPr="00454EF1">
          <w:rPr>
            <w:rFonts w:ascii="Times New Roman" w:hAnsi="Times New Roman" w:cs="Times New Roman"/>
            <w:sz w:val="24"/>
            <w:szCs w:val="24"/>
          </w:rPr>
          <w:t>(1), 1349. https://doi.org/10.1038/s41467-017-01285-x</w:t>
        </w:r>
      </w:hyperlink>
    </w:p>
    <w:p w14:paraId="5FEC1210"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39">
        <w:r w:rsidR="00454EF1" w:rsidRPr="00454EF1">
          <w:rPr>
            <w:rFonts w:ascii="Times New Roman" w:hAnsi="Times New Roman" w:cs="Times New Roman"/>
            <w:sz w:val="24"/>
            <w:szCs w:val="24"/>
          </w:rPr>
          <w:t xml:space="preserve">Mišić, B., Betzel, R. F., de Reus, M. A., van den Heuvel, M. P., Berman, M. G., McIntosh, A. R., &amp; Sporns, O. (2016). Network-Level Structure-Function Relationships in Human Neocortex. </w:t>
        </w:r>
      </w:hyperlink>
      <w:hyperlink r:id="rId240">
        <w:r w:rsidR="00454EF1" w:rsidRPr="00454EF1">
          <w:rPr>
            <w:rFonts w:ascii="Times New Roman" w:hAnsi="Times New Roman" w:cs="Times New Roman"/>
            <w:i/>
            <w:sz w:val="24"/>
            <w:szCs w:val="24"/>
          </w:rPr>
          <w:t>Cerebral Cortex (New York, N.Y.: 1991)</w:t>
        </w:r>
      </w:hyperlink>
      <w:hyperlink r:id="rId241">
        <w:r w:rsidR="00454EF1" w:rsidRPr="00454EF1">
          <w:rPr>
            <w:rFonts w:ascii="Times New Roman" w:hAnsi="Times New Roman" w:cs="Times New Roman"/>
            <w:sz w:val="24"/>
            <w:szCs w:val="24"/>
          </w:rPr>
          <w:t xml:space="preserve">, </w:t>
        </w:r>
      </w:hyperlink>
      <w:hyperlink r:id="rId242">
        <w:r w:rsidR="00454EF1" w:rsidRPr="00454EF1">
          <w:rPr>
            <w:rFonts w:ascii="Times New Roman" w:hAnsi="Times New Roman" w:cs="Times New Roman"/>
            <w:i/>
            <w:sz w:val="24"/>
            <w:szCs w:val="24"/>
          </w:rPr>
          <w:t>26</w:t>
        </w:r>
      </w:hyperlink>
      <w:hyperlink r:id="rId243">
        <w:r w:rsidR="00454EF1" w:rsidRPr="00454EF1">
          <w:rPr>
            <w:rFonts w:ascii="Times New Roman" w:hAnsi="Times New Roman" w:cs="Times New Roman"/>
            <w:sz w:val="24"/>
            <w:szCs w:val="24"/>
          </w:rPr>
          <w:t>(7), 3285–3296. https://doi.org/10.1093/cercor/bhw089</w:t>
        </w:r>
      </w:hyperlink>
    </w:p>
    <w:p w14:paraId="7E7DCDC5"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44">
        <w:r w:rsidR="00454EF1" w:rsidRPr="00454EF1">
          <w:rPr>
            <w:rFonts w:ascii="Times New Roman" w:hAnsi="Times New Roman" w:cs="Times New Roman"/>
            <w:sz w:val="24"/>
            <w:szCs w:val="24"/>
          </w:rPr>
          <w:t xml:space="preserve">Parkes, L., Fulcher, B., Yücel, M., &amp; Fornito, A. (2018). An evaluation of the efficacy, reliability, and sensitivity of motion correction strategies for resting-state functional MRI. </w:t>
        </w:r>
      </w:hyperlink>
      <w:hyperlink r:id="rId245">
        <w:r w:rsidR="00454EF1" w:rsidRPr="00454EF1">
          <w:rPr>
            <w:rFonts w:ascii="Times New Roman" w:hAnsi="Times New Roman" w:cs="Times New Roman"/>
            <w:i/>
            <w:sz w:val="24"/>
            <w:szCs w:val="24"/>
          </w:rPr>
          <w:t>NeuroImage</w:t>
        </w:r>
      </w:hyperlink>
      <w:hyperlink r:id="rId246">
        <w:r w:rsidR="00454EF1" w:rsidRPr="00454EF1">
          <w:rPr>
            <w:rFonts w:ascii="Times New Roman" w:hAnsi="Times New Roman" w:cs="Times New Roman"/>
            <w:sz w:val="24"/>
            <w:szCs w:val="24"/>
          </w:rPr>
          <w:t xml:space="preserve">, </w:t>
        </w:r>
      </w:hyperlink>
      <w:hyperlink r:id="rId247">
        <w:r w:rsidR="00454EF1" w:rsidRPr="00454EF1">
          <w:rPr>
            <w:rFonts w:ascii="Times New Roman" w:hAnsi="Times New Roman" w:cs="Times New Roman"/>
            <w:i/>
            <w:sz w:val="24"/>
            <w:szCs w:val="24"/>
          </w:rPr>
          <w:t>171</w:t>
        </w:r>
      </w:hyperlink>
      <w:hyperlink r:id="rId248">
        <w:r w:rsidR="00454EF1" w:rsidRPr="00454EF1">
          <w:rPr>
            <w:rFonts w:ascii="Times New Roman" w:hAnsi="Times New Roman" w:cs="Times New Roman"/>
            <w:sz w:val="24"/>
            <w:szCs w:val="24"/>
          </w:rPr>
          <w:t>, 415–436. https://doi.org/10.1016/j.neuroimage.2017.12.073</w:t>
        </w:r>
      </w:hyperlink>
    </w:p>
    <w:p w14:paraId="3B4BF63A"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49">
        <w:r w:rsidR="00454EF1" w:rsidRPr="00454EF1">
          <w:rPr>
            <w:rFonts w:ascii="Times New Roman" w:hAnsi="Times New Roman" w:cs="Times New Roman"/>
            <w:sz w:val="24"/>
            <w:szCs w:val="24"/>
          </w:rPr>
          <w:t xml:space="preserve">Perry, A., Wen, W., Lord, A., Thalamuthu, A., Roberts, G., Mitchell, P. B., … Breakspear, M. (2015). The organisation of the elderly connectome. </w:t>
        </w:r>
      </w:hyperlink>
      <w:hyperlink r:id="rId250">
        <w:r w:rsidR="00454EF1" w:rsidRPr="00454EF1">
          <w:rPr>
            <w:rFonts w:ascii="Times New Roman" w:hAnsi="Times New Roman" w:cs="Times New Roman"/>
            <w:i/>
            <w:sz w:val="24"/>
            <w:szCs w:val="24"/>
          </w:rPr>
          <w:t>NeuroImage</w:t>
        </w:r>
      </w:hyperlink>
      <w:hyperlink r:id="rId251">
        <w:r w:rsidR="00454EF1" w:rsidRPr="00454EF1">
          <w:rPr>
            <w:rFonts w:ascii="Times New Roman" w:hAnsi="Times New Roman" w:cs="Times New Roman"/>
            <w:sz w:val="24"/>
            <w:szCs w:val="24"/>
          </w:rPr>
          <w:t xml:space="preserve">, </w:t>
        </w:r>
      </w:hyperlink>
      <w:hyperlink r:id="rId252">
        <w:r w:rsidR="00454EF1" w:rsidRPr="00454EF1">
          <w:rPr>
            <w:rFonts w:ascii="Times New Roman" w:hAnsi="Times New Roman" w:cs="Times New Roman"/>
            <w:i/>
            <w:sz w:val="24"/>
            <w:szCs w:val="24"/>
          </w:rPr>
          <w:t>114</w:t>
        </w:r>
      </w:hyperlink>
      <w:hyperlink r:id="rId253">
        <w:r w:rsidR="00454EF1" w:rsidRPr="00454EF1">
          <w:rPr>
            <w:rFonts w:ascii="Times New Roman" w:hAnsi="Times New Roman" w:cs="Times New Roman"/>
            <w:sz w:val="24"/>
            <w:szCs w:val="24"/>
          </w:rPr>
          <w:t>, 414–426. https://doi.org/10.1016/j.neuroimage.2015.04.009</w:t>
        </w:r>
      </w:hyperlink>
    </w:p>
    <w:p w14:paraId="6C31EC0E"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54">
        <w:r w:rsidR="00454EF1" w:rsidRPr="00454EF1">
          <w:rPr>
            <w:rFonts w:ascii="Times New Roman" w:hAnsi="Times New Roman" w:cs="Times New Roman"/>
            <w:sz w:val="24"/>
            <w:szCs w:val="24"/>
          </w:rPr>
          <w:t xml:space="preserve">Ray, S., Miller, M., Karalunas, S., Robertson, C., Grayson, D. S., Cary, R. P., … Fair, D. A. (2014). Structural and functional connectivity of the human brain in autism spectrum disorders and attention-deficit/hyperactivity disorder: A rich club-organization study. </w:t>
        </w:r>
      </w:hyperlink>
      <w:hyperlink r:id="rId255">
        <w:r w:rsidR="00454EF1" w:rsidRPr="00454EF1">
          <w:rPr>
            <w:rFonts w:ascii="Times New Roman" w:hAnsi="Times New Roman" w:cs="Times New Roman"/>
            <w:i/>
            <w:sz w:val="24"/>
            <w:szCs w:val="24"/>
          </w:rPr>
          <w:t>Human Brain Mapping</w:t>
        </w:r>
      </w:hyperlink>
      <w:hyperlink r:id="rId256">
        <w:r w:rsidR="00454EF1" w:rsidRPr="00454EF1">
          <w:rPr>
            <w:rFonts w:ascii="Times New Roman" w:hAnsi="Times New Roman" w:cs="Times New Roman"/>
            <w:sz w:val="24"/>
            <w:szCs w:val="24"/>
          </w:rPr>
          <w:t xml:space="preserve">, </w:t>
        </w:r>
      </w:hyperlink>
      <w:hyperlink r:id="rId257">
        <w:r w:rsidR="00454EF1" w:rsidRPr="00454EF1">
          <w:rPr>
            <w:rFonts w:ascii="Times New Roman" w:hAnsi="Times New Roman" w:cs="Times New Roman"/>
            <w:i/>
            <w:sz w:val="24"/>
            <w:szCs w:val="24"/>
          </w:rPr>
          <w:t>35</w:t>
        </w:r>
      </w:hyperlink>
      <w:hyperlink r:id="rId258">
        <w:r w:rsidR="00454EF1" w:rsidRPr="00454EF1">
          <w:rPr>
            <w:rFonts w:ascii="Times New Roman" w:hAnsi="Times New Roman" w:cs="Times New Roman"/>
            <w:sz w:val="24"/>
            <w:szCs w:val="24"/>
          </w:rPr>
          <w:t>(12), 6032–6048. https://doi.org/10.1002/hbm.22603</w:t>
        </w:r>
      </w:hyperlink>
    </w:p>
    <w:p w14:paraId="5239BEE2"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59">
        <w:r w:rsidR="00454EF1" w:rsidRPr="00454EF1">
          <w:rPr>
            <w:rFonts w:ascii="Times New Roman" w:hAnsi="Times New Roman" w:cs="Times New Roman"/>
            <w:sz w:val="24"/>
            <w:szCs w:val="24"/>
          </w:rPr>
          <w:t xml:space="preserve">Regev, M., Simony, E., Lee, K., Tan, K. M., Chen, J., &amp; Hasson, U. (2018). Propagation of Information Along the Cortical Hierarchy as a Function of Attention While Reading and Listening to Stories. </w:t>
        </w:r>
      </w:hyperlink>
      <w:hyperlink r:id="rId260">
        <w:r w:rsidR="00454EF1" w:rsidRPr="00454EF1">
          <w:rPr>
            <w:rFonts w:ascii="Times New Roman" w:hAnsi="Times New Roman" w:cs="Times New Roman"/>
            <w:i/>
            <w:sz w:val="24"/>
            <w:szCs w:val="24"/>
          </w:rPr>
          <w:t>Cerebral Cortex (New York, N.Y.: 1991)</w:t>
        </w:r>
      </w:hyperlink>
      <w:hyperlink r:id="rId261">
        <w:r w:rsidR="00454EF1" w:rsidRPr="00454EF1">
          <w:rPr>
            <w:rFonts w:ascii="Times New Roman" w:hAnsi="Times New Roman" w:cs="Times New Roman"/>
            <w:sz w:val="24"/>
            <w:szCs w:val="24"/>
          </w:rPr>
          <w:t>. https://doi.org/10.1093/cercor/bhy282</w:t>
        </w:r>
      </w:hyperlink>
    </w:p>
    <w:p w14:paraId="0C5CD03A"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62">
        <w:r w:rsidR="00454EF1" w:rsidRPr="00454EF1">
          <w:rPr>
            <w:rFonts w:ascii="Times New Roman" w:hAnsi="Times New Roman" w:cs="Times New Roman"/>
            <w:sz w:val="24"/>
            <w:szCs w:val="24"/>
          </w:rPr>
          <w:t xml:space="preserve">Rubia, K., Alegria, A., &amp; Brinson, H. (2014). Imaging the ADHD brain: disorder-specificity, medication effects and clinical translation. </w:t>
        </w:r>
      </w:hyperlink>
      <w:hyperlink r:id="rId263">
        <w:r w:rsidR="00454EF1" w:rsidRPr="00454EF1">
          <w:rPr>
            <w:rFonts w:ascii="Times New Roman" w:hAnsi="Times New Roman" w:cs="Times New Roman"/>
            <w:i/>
            <w:sz w:val="24"/>
            <w:szCs w:val="24"/>
          </w:rPr>
          <w:t>Expert Review of Neurotherapeutics</w:t>
        </w:r>
      </w:hyperlink>
      <w:hyperlink r:id="rId264">
        <w:r w:rsidR="00454EF1" w:rsidRPr="00454EF1">
          <w:rPr>
            <w:rFonts w:ascii="Times New Roman" w:hAnsi="Times New Roman" w:cs="Times New Roman"/>
            <w:sz w:val="24"/>
            <w:szCs w:val="24"/>
          </w:rPr>
          <w:t xml:space="preserve">, </w:t>
        </w:r>
      </w:hyperlink>
      <w:hyperlink r:id="rId265">
        <w:r w:rsidR="00454EF1" w:rsidRPr="00454EF1">
          <w:rPr>
            <w:rFonts w:ascii="Times New Roman" w:hAnsi="Times New Roman" w:cs="Times New Roman"/>
            <w:i/>
            <w:sz w:val="24"/>
            <w:szCs w:val="24"/>
          </w:rPr>
          <w:t>14</w:t>
        </w:r>
      </w:hyperlink>
      <w:hyperlink r:id="rId266">
        <w:r w:rsidR="00454EF1" w:rsidRPr="00454EF1">
          <w:rPr>
            <w:rFonts w:ascii="Times New Roman" w:hAnsi="Times New Roman" w:cs="Times New Roman"/>
            <w:sz w:val="24"/>
            <w:szCs w:val="24"/>
          </w:rPr>
          <w:t>(5), 519–538. https://doi.org/10.1586/14737175.2014.907526</w:t>
        </w:r>
      </w:hyperlink>
    </w:p>
    <w:p w14:paraId="5FACF8AA"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67">
        <w:r w:rsidR="00454EF1" w:rsidRPr="00454EF1">
          <w:rPr>
            <w:rFonts w:ascii="Times New Roman" w:hAnsi="Times New Roman" w:cs="Times New Roman"/>
            <w:sz w:val="24"/>
            <w:szCs w:val="24"/>
          </w:rPr>
          <w:t xml:space="preserve">Schaefer, A., Kong, R., Gordon, E. M., Laumann, T. O., Zuo, X.-N., Holmes, A. J., … Yeo, B. T. T. (2018). Local-Global Parcellation of the Human Cerebral Cortex from Intrinsic Functional Connectivity MRI. </w:t>
        </w:r>
      </w:hyperlink>
      <w:hyperlink r:id="rId268">
        <w:r w:rsidR="00454EF1" w:rsidRPr="00454EF1">
          <w:rPr>
            <w:rFonts w:ascii="Times New Roman" w:hAnsi="Times New Roman" w:cs="Times New Roman"/>
            <w:i/>
            <w:sz w:val="24"/>
            <w:szCs w:val="24"/>
          </w:rPr>
          <w:t>Cerebral Cortex</w:t>
        </w:r>
      </w:hyperlink>
      <w:hyperlink r:id="rId269">
        <w:r w:rsidR="00454EF1" w:rsidRPr="00454EF1">
          <w:rPr>
            <w:rFonts w:ascii="Times New Roman" w:hAnsi="Times New Roman" w:cs="Times New Roman"/>
            <w:sz w:val="24"/>
            <w:szCs w:val="24"/>
          </w:rPr>
          <w:t xml:space="preserve">, </w:t>
        </w:r>
      </w:hyperlink>
      <w:hyperlink r:id="rId270">
        <w:r w:rsidR="00454EF1" w:rsidRPr="00454EF1">
          <w:rPr>
            <w:rFonts w:ascii="Times New Roman" w:hAnsi="Times New Roman" w:cs="Times New Roman"/>
            <w:i/>
            <w:sz w:val="24"/>
            <w:szCs w:val="24"/>
          </w:rPr>
          <w:t>28</w:t>
        </w:r>
      </w:hyperlink>
      <w:hyperlink r:id="rId271">
        <w:r w:rsidR="00454EF1" w:rsidRPr="00454EF1">
          <w:rPr>
            <w:rFonts w:ascii="Times New Roman" w:hAnsi="Times New Roman" w:cs="Times New Roman"/>
            <w:sz w:val="24"/>
            <w:szCs w:val="24"/>
          </w:rPr>
          <w:t>(9), 3095–3114. https://doi.org/10.1093/cercor/bhx179</w:t>
        </w:r>
      </w:hyperlink>
    </w:p>
    <w:p w14:paraId="09CC896C"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72">
        <w:r w:rsidR="00454EF1" w:rsidRPr="00454EF1">
          <w:rPr>
            <w:rFonts w:ascii="Times New Roman" w:hAnsi="Times New Roman" w:cs="Times New Roman"/>
            <w:sz w:val="24"/>
            <w:szCs w:val="24"/>
          </w:rPr>
          <w:t xml:space="preserve">Shen, X., Tokoglu, F., Papademetris, X., &amp; Constable, R. T. (2013). Groupwise whole-brain parcellation from resting-state fMRI data for network node identification. </w:t>
        </w:r>
      </w:hyperlink>
      <w:hyperlink r:id="rId273">
        <w:r w:rsidR="00454EF1" w:rsidRPr="00454EF1">
          <w:rPr>
            <w:rFonts w:ascii="Times New Roman" w:hAnsi="Times New Roman" w:cs="Times New Roman"/>
            <w:i/>
            <w:sz w:val="24"/>
            <w:szCs w:val="24"/>
          </w:rPr>
          <w:t>NeuroImage</w:t>
        </w:r>
      </w:hyperlink>
      <w:hyperlink r:id="rId274">
        <w:r w:rsidR="00454EF1" w:rsidRPr="00454EF1">
          <w:rPr>
            <w:rFonts w:ascii="Times New Roman" w:hAnsi="Times New Roman" w:cs="Times New Roman"/>
            <w:sz w:val="24"/>
            <w:szCs w:val="24"/>
          </w:rPr>
          <w:t xml:space="preserve">, </w:t>
        </w:r>
      </w:hyperlink>
      <w:hyperlink r:id="rId275">
        <w:r w:rsidR="00454EF1" w:rsidRPr="00454EF1">
          <w:rPr>
            <w:rFonts w:ascii="Times New Roman" w:hAnsi="Times New Roman" w:cs="Times New Roman"/>
            <w:i/>
            <w:sz w:val="24"/>
            <w:szCs w:val="24"/>
          </w:rPr>
          <w:t>82</w:t>
        </w:r>
      </w:hyperlink>
      <w:hyperlink r:id="rId276">
        <w:r w:rsidR="00454EF1" w:rsidRPr="00454EF1">
          <w:rPr>
            <w:rFonts w:ascii="Times New Roman" w:hAnsi="Times New Roman" w:cs="Times New Roman"/>
            <w:sz w:val="24"/>
            <w:szCs w:val="24"/>
          </w:rPr>
          <w:t>, 403–415. https://doi.org/10.1016/j.neuroimage.2013.05.081</w:t>
        </w:r>
      </w:hyperlink>
    </w:p>
    <w:p w14:paraId="06C0AAC9"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77">
        <w:r w:rsidR="00454EF1" w:rsidRPr="00454EF1">
          <w:rPr>
            <w:rFonts w:ascii="Times New Roman" w:hAnsi="Times New Roman" w:cs="Times New Roman"/>
            <w:sz w:val="24"/>
            <w:szCs w:val="24"/>
          </w:rPr>
          <w:t xml:space="preserve">Sidlauskaite, J., Caeyenberghs, K., Sonuga-Barke, E., Roeyers, H., &amp; Wiersema, J. R. (2015). Whole-brain structural topology in adult attention-deficit/hyperactivity disorder: Preserved global - disturbed local network organization. </w:t>
        </w:r>
      </w:hyperlink>
      <w:hyperlink r:id="rId278">
        <w:r w:rsidR="00454EF1" w:rsidRPr="00454EF1">
          <w:rPr>
            <w:rFonts w:ascii="Times New Roman" w:hAnsi="Times New Roman" w:cs="Times New Roman"/>
            <w:i/>
            <w:sz w:val="24"/>
            <w:szCs w:val="24"/>
          </w:rPr>
          <w:t>NeuroImage. Clinical</w:t>
        </w:r>
      </w:hyperlink>
      <w:hyperlink r:id="rId279">
        <w:r w:rsidR="00454EF1" w:rsidRPr="00454EF1">
          <w:rPr>
            <w:rFonts w:ascii="Times New Roman" w:hAnsi="Times New Roman" w:cs="Times New Roman"/>
            <w:sz w:val="24"/>
            <w:szCs w:val="24"/>
          </w:rPr>
          <w:t xml:space="preserve">, </w:t>
        </w:r>
      </w:hyperlink>
      <w:hyperlink r:id="rId280">
        <w:r w:rsidR="00454EF1" w:rsidRPr="00454EF1">
          <w:rPr>
            <w:rFonts w:ascii="Times New Roman" w:hAnsi="Times New Roman" w:cs="Times New Roman"/>
            <w:i/>
            <w:sz w:val="24"/>
            <w:szCs w:val="24"/>
          </w:rPr>
          <w:t>9</w:t>
        </w:r>
      </w:hyperlink>
      <w:hyperlink r:id="rId281">
        <w:r w:rsidR="00454EF1" w:rsidRPr="00454EF1">
          <w:rPr>
            <w:rFonts w:ascii="Times New Roman" w:hAnsi="Times New Roman" w:cs="Times New Roman"/>
            <w:sz w:val="24"/>
            <w:szCs w:val="24"/>
          </w:rPr>
          <w:t>, 506–512. https://doi.org/10.1016/j.nicl.2015.10.001</w:t>
        </w:r>
      </w:hyperlink>
    </w:p>
    <w:p w14:paraId="28649D7D"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82">
        <w:r w:rsidR="00454EF1" w:rsidRPr="00454EF1">
          <w:rPr>
            <w:rFonts w:ascii="Times New Roman" w:hAnsi="Times New Roman" w:cs="Times New Roman"/>
            <w:sz w:val="24"/>
            <w:szCs w:val="24"/>
          </w:rPr>
          <w:t xml:space="preserve">Skudlarski, P., Jagannathan, K., Anderson, K., Stevens, M. C., Calhoun, V. D., Skudlarska, B. A., &amp; Pearlson, G. (2010). Brain connectivity is not only lower but different in schizophrenia: a combined anatomical and functional approach. </w:t>
        </w:r>
      </w:hyperlink>
      <w:hyperlink r:id="rId283">
        <w:r w:rsidR="00454EF1" w:rsidRPr="00454EF1">
          <w:rPr>
            <w:rFonts w:ascii="Times New Roman" w:hAnsi="Times New Roman" w:cs="Times New Roman"/>
            <w:i/>
            <w:sz w:val="24"/>
            <w:szCs w:val="24"/>
          </w:rPr>
          <w:t>Biological Psychiatry</w:t>
        </w:r>
      </w:hyperlink>
      <w:hyperlink r:id="rId284">
        <w:r w:rsidR="00454EF1" w:rsidRPr="00454EF1">
          <w:rPr>
            <w:rFonts w:ascii="Times New Roman" w:hAnsi="Times New Roman" w:cs="Times New Roman"/>
            <w:sz w:val="24"/>
            <w:szCs w:val="24"/>
          </w:rPr>
          <w:t xml:space="preserve">, </w:t>
        </w:r>
      </w:hyperlink>
      <w:hyperlink r:id="rId285">
        <w:r w:rsidR="00454EF1" w:rsidRPr="00454EF1">
          <w:rPr>
            <w:rFonts w:ascii="Times New Roman" w:hAnsi="Times New Roman" w:cs="Times New Roman"/>
            <w:i/>
            <w:sz w:val="24"/>
            <w:szCs w:val="24"/>
          </w:rPr>
          <w:t>68</w:t>
        </w:r>
      </w:hyperlink>
      <w:hyperlink r:id="rId286">
        <w:r w:rsidR="00454EF1" w:rsidRPr="00454EF1">
          <w:rPr>
            <w:rFonts w:ascii="Times New Roman" w:hAnsi="Times New Roman" w:cs="Times New Roman"/>
            <w:sz w:val="24"/>
            <w:szCs w:val="24"/>
          </w:rPr>
          <w:t>(1), 61–69. https://doi.org/10.1016/j.biopsych.2010.03.035</w:t>
        </w:r>
      </w:hyperlink>
    </w:p>
    <w:p w14:paraId="36FA8E4A"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87">
        <w:r w:rsidR="00454EF1" w:rsidRPr="00454EF1">
          <w:rPr>
            <w:rFonts w:ascii="Times New Roman" w:hAnsi="Times New Roman" w:cs="Times New Roman"/>
            <w:sz w:val="24"/>
            <w:szCs w:val="24"/>
          </w:rPr>
          <w:t xml:space="preserve">Sporns, O., Honey, C. J., &amp; Kötter, R. (2007). Identification and classification of hubs in brain networks. </w:t>
        </w:r>
      </w:hyperlink>
      <w:hyperlink r:id="rId288">
        <w:r w:rsidR="00454EF1" w:rsidRPr="00454EF1">
          <w:rPr>
            <w:rFonts w:ascii="Times New Roman" w:hAnsi="Times New Roman" w:cs="Times New Roman"/>
            <w:i/>
            <w:sz w:val="24"/>
            <w:szCs w:val="24"/>
          </w:rPr>
          <w:t>PloS One</w:t>
        </w:r>
      </w:hyperlink>
      <w:hyperlink r:id="rId289">
        <w:r w:rsidR="00454EF1" w:rsidRPr="00454EF1">
          <w:rPr>
            <w:rFonts w:ascii="Times New Roman" w:hAnsi="Times New Roman" w:cs="Times New Roman"/>
            <w:sz w:val="24"/>
            <w:szCs w:val="24"/>
          </w:rPr>
          <w:t xml:space="preserve">, </w:t>
        </w:r>
      </w:hyperlink>
      <w:hyperlink r:id="rId290">
        <w:r w:rsidR="00454EF1" w:rsidRPr="00454EF1">
          <w:rPr>
            <w:rFonts w:ascii="Times New Roman" w:hAnsi="Times New Roman" w:cs="Times New Roman"/>
            <w:i/>
            <w:sz w:val="24"/>
            <w:szCs w:val="24"/>
          </w:rPr>
          <w:t>2</w:t>
        </w:r>
      </w:hyperlink>
      <w:hyperlink r:id="rId291">
        <w:r w:rsidR="00454EF1" w:rsidRPr="00454EF1">
          <w:rPr>
            <w:rFonts w:ascii="Times New Roman" w:hAnsi="Times New Roman" w:cs="Times New Roman"/>
            <w:sz w:val="24"/>
            <w:szCs w:val="24"/>
          </w:rPr>
          <w:t>(10), e1049. https://doi.org/10.1371/journal.pone.0001049</w:t>
        </w:r>
      </w:hyperlink>
    </w:p>
    <w:p w14:paraId="45318A78"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92">
        <w:r w:rsidR="00454EF1" w:rsidRPr="00454EF1">
          <w:rPr>
            <w:rFonts w:ascii="Times New Roman" w:hAnsi="Times New Roman" w:cs="Times New Roman"/>
            <w:sz w:val="24"/>
            <w:szCs w:val="24"/>
          </w:rPr>
          <w:t xml:space="preserve">Sudre, G., Mangalmurti, A., &amp; Shaw, P. (2018). Growing out of attention deficit hyperactivity disorder: Insights from the “remitted” brain. </w:t>
        </w:r>
      </w:hyperlink>
      <w:hyperlink r:id="rId293">
        <w:r w:rsidR="00454EF1" w:rsidRPr="00454EF1">
          <w:rPr>
            <w:rFonts w:ascii="Times New Roman" w:hAnsi="Times New Roman" w:cs="Times New Roman"/>
            <w:i/>
            <w:sz w:val="24"/>
            <w:szCs w:val="24"/>
          </w:rPr>
          <w:t>Neuroscience and Biobehavioral Reviews</w:t>
        </w:r>
      </w:hyperlink>
      <w:hyperlink r:id="rId294">
        <w:r w:rsidR="00454EF1" w:rsidRPr="00454EF1">
          <w:rPr>
            <w:rFonts w:ascii="Times New Roman" w:hAnsi="Times New Roman" w:cs="Times New Roman"/>
            <w:sz w:val="24"/>
            <w:szCs w:val="24"/>
          </w:rPr>
          <w:t xml:space="preserve">, </w:t>
        </w:r>
      </w:hyperlink>
      <w:hyperlink r:id="rId295">
        <w:r w:rsidR="00454EF1" w:rsidRPr="00454EF1">
          <w:rPr>
            <w:rFonts w:ascii="Times New Roman" w:hAnsi="Times New Roman" w:cs="Times New Roman"/>
            <w:i/>
            <w:sz w:val="24"/>
            <w:szCs w:val="24"/>
          </w:rPr>
          <w:t>94</w:t>
        </w:r>
      </w:hyperlink>
      <w:hyperlink r:id="rId296">
        <w:r w:rsidR="00454EF1" w:rsidRPr="00454EF1">
          <w:rPr>
            <w:rFonts w:ascii="Times New Roman" w:hAnsi="Times New Roman" w:cs="Times New Roman"/>
            <w:sz w:val="24"/>
            <w:szCs w:val="24"/>
          </w:rPr>
          <w:t>, 198–209. https://doi.org/10.1016/j.neubiorev.2018.08.010</w:t>
        </w:r>
      </w:hyperlink>
    </w:p>
    <w:p w14:paraId="1899F26A"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297">
        <w:proofErr w:type="spellStart"/>
        <w:r w:rsidR="00454EF1" w:rsidRPr="00454EF1">
          <w:rPr>
            <w:rFonts w:ascii="Times New Roman" w:hAnsi="Times New Roman" w:cs="Times New Roman"/>
            <w:sz w:val="24"/>
            <w:szCs w:val="24"/>
          </w:rPr>
          <w:t>Tulsky</w:t>
        </w:r>
        <w:proofErr w:type="spellEnd"/>
        <w:r w:rsidR="00454EF1" w:rsidRPr="00454EF1">
          <w:rPr>
            <w:rFonts w:ascii="Times New Roman" w:hAnsi="Times New Roman" w:cs="Times New Roman"/>
            <w:sz w:val="24"/>
            <w:szCs w:val="24"/>
          </w:rPr>
          <w:t xml:space="preserve">, D. S., </w:t>
        </w:r>
        <w:proofErr w:type="spellStart"/>
        <w:r w:rsidR="00454EF1" w:rsidRPr="00454EF1">
          <w:rPr>
            <w:rFonts w:ascii="Times New Roman" w:hAnsi="Times New Roman" w:cs="Times New Roman"/>
            <w:sz w:val="24"/>
            <w:szCs w:val="24"/>
          </w:rPr>
          <w:t>Saklofske</w:t>
        </w:r>
        <w:proofErr w:type="spellEnd"/>
        <w:r w:rsidR="00454EF1" w:rsidRPr="00454EF1">
          <w:rPr>
            <w:rFonts w:ascii="Times New Roman" w:hAnsi="Times New Roman" w:cs="Times New Roman"/>
            <w:sz w:val="24"/>
            <w:szCs w:val="24"/>
          </w:rPr>
          <w:t xml:space="preserve">, D. H., Wilkins, C., &amp; Weiss, L. G. (2001). Development of a general ability index for the Wechsler Adult Intelligence Scale--Third Edition. </w:t>
        </w:r>
      </w:hyperlink>
      <w:hyperlink r:id="rId298">
        <w:r w:rsidR="00454EF1" w:rsidRPr="00454EF1">
          <w:rPr>
            <w:rFonts w:ascii="Times New Roman" w:hAnsi="Times New Roman" w:cs="Times New Roman"/>
            <w:i/>
            <w:sz w:val="24"/>
            <w:szCs w:val="24"/>
          </w:rPr>
          <w:t>Psychological Assessment</w:t>
        </w:r>
      </w:hyperlink>
      <w:hyperlink r:id="rId299">
        <w:r w:rsidR="00454EF1" w:rsidRPr="00454EF1">
          <w:rPr>
            <w:rFonts w:ascii="Times New Roman" w:hAnsi="Times New Roman" w:cs="Times New Roman"/>
            <w:sz w:val="24"/>
            <w:szCs w:val="24"/>
          </w:rPr>
          <w:t xml:space="preserve">, </w:t>
        </w:r>
      </w:hyperlink>
      <w:hyperlink r:id="rId300">
        <w:r w:rsidR="00454EF1" w:rsidRPr="00454EF1">
          <w:rPr>
            <w:rFonts w:ascii="Times New Roman" w:hAnsi="Times New Roman" w:cs="Times New Roman"/>
            <w:i/>
            <w:sz w:val="24"/>
            <w:szCs w:val="24"/>
          </w:rPr>
          <w:t>13</w:t>
        </w:r>
      </w:hyperlink>
      <w:hyperlink r:id="rId301">
        <w:r w:rsidR="00454EF1" w:rsidRPr="00454EF1">
          <w:rPr>
            <w:rFonts w:ascii="Times New Roman" w:hAnsi="Times New Roman" w:cs="Times New Roman"/>
            <w:sz w:val="24"/>
            <w:szCs w:val="24"/>
          </w:rPr>
          <w:t>(4), 566–571.</w:t>
        </w:r>
      </w:hyperlink>
    </w:p>
    <w:p w14:paraId="64F597A9"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02">
        <w:r w:rsidR="00454EF1" w:rsidRPr="00454EF1">
          <w:rPr>
            <w:rFonts w:ascii="Times New Roman" w:hAnsi="Times New Roman" w:cs="Times New Roman"/>
            <w:sz w:val="24"/>
            <w:szCs w:val="24"/>
          </w:rPr>
          <w:t xml:space="preserve">Tyszka, J. M., Kennedy, D. P., Adolphs, R., &amp; Paul, L. K. (2011). Intact bilateral resting-state networks in the absence of the corpus callosum. </w:t>
        </w:r>
      </w:hyperlink>
      <w:hyperlink r:id="rId303">
        <w:r w:rsidR="00454EF1" w:rsidRPr="00454EF1">
          <w:rPr>
            <w:rFonts w:ascii="Times New Roman" w:hAnsi="Times New Roman" w:cs="Times New Roman"/>
            <w:i/>
            <w:sz w:val="24"/>
            <w:szCs w:val="24"/>
          </w:rPr>
          <w:t>The Journal of Neuroscience: The Official Journal of the Society for Neuroscience</w:t>
        </w:r>
      </w:hyperlink>
      <w:hyperlink r:id="rId304">
        <w:r w:rsidR="00454EF1" w:rsidRPr="00454EF1">
          <w:rPr>
            <w:rFonts w:ascii="Times New Roman" w:hAnsi="Times New Roman" w:cs="Times New Roman"/>
            <w:sz w:val="24"/>
            <w:szCs w:val="24"/>
          </w:rPr>
          <w:t xml:space="preserve">, </w:t>
        </w:r>
      </w:hyperlink>
      <w:hyperlink r:id="rId305">
        <w:r w:rsidR="00454EF1" w:rsidRPr="00454EF1">
          <w:rPr>
            <w:rFonts w:ascii="Times New Roman" w:hAnsi="Times New Roman" w:cs="Times New Roman"/>
            <w:i/>
            <w:sz w:val="24"/>
            <w:szCs w:val="24"/>
          </w:rPr>
          <w:t>31</w:t>
        </w:r>
      </w:hyperlink>
      <w:hyperlink r:id="rId306">
        <w:r w:rsidR="00454EF1" w:rsidRPr="00454EF1">
          <w:rPr>
            <w:rFonts w:ascii="Times New Roman" w:hAnsi="Times New Roman" w:cs="Times New Roman"/>
            <w:sz w:val="24"/>
            <w:szCs w:val="24"/>
          </w:rPr>
          <w:t xml:space="preserve">(42), 15154–15162. </w:t>
        </w:r>
        <w:r w:rsidR="00454EF1" w:rsidRPr="00454EF1">
          <w:rPr>
            <w:rFonts w:ascii="Times New Roman" w:hAnsi="Times New Roman" w:cs="Times New Roman"/>
            <w:sz w:val="24"/>
            <w:szCs w:val="24"/>
          </w:rPr>
          <w:lastRenderedPageBreak/>
          <w:t>https://doi.org/10.1523/JNEUROSCI.1453-11.2011</w:t>
        </w:r>
      </w:hyperlink>
    </w:p>
    <w:p w14:paraId="3CC80F5A"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07">
        <w:r w:rsidR="00454EF1" w:rsidRPr="00454EF1">
          <w:rPr>
            <w:rFonts w:ascii="Times New Roman" w:hAnsi="Times New Roman" w:cs="Times New Roman"/>
            <w:sz w:val="24"/>
            <w:szCs w:val="24"/>
          </w:rPr>
          <w:t xml:space="preserve">van den Heuvel, M. P., Kahn, R. S., Goñi, J., &amp; Sporns, O. (2012). High-cost, high-capacity backbone for global brain communication. </w:t>
        </w:r>
      </w:hyperlink>
      <w:hyperlink r:id="rId308">
        <w:r w:rsidR="00454EF1" w:rsidRPr="00454EF1">
          <w:rPr>
            <w:rFonts w:ascii="Times New Roman" w:hAnsi="Times New Roman" w:cs="Times New Roman"/>
            <w:i/>
            <w:sz w:val="24"/>
            <w:szCs w:val="24"/>
          </w:rPr>
          <w:t>Proceedings of the National Academy of Sciences of the United States of America</w:t>
        </w:r>
      </w:hyperlink>
      <w:hyperlink r:id="rId309">
        <w:r w:rsidR="00454EF1" w:rsidRPr="00454EF1">
          <w:rPr>
            <w:rFonts w:ascii="Times New Roman" w:hAnsi="Times New Roman" w:cs="Times New Roman"/>
            <w:sz w:val="24"/>
            <w:szCs w:val="24"/>
          </w:rPr>
          <w:t xml:space="preserve">, </w:t>
        </w:r>
      </w:hyperlink>
      <w:hyperlink r:id="rId310">
        <w:r w:rsidR="00454EF1" w:rsidRPr="00454EF1">
          <w:rPr>
            <w:rFonts w:ascii="Times New Roman" w:hAnsi="Times New Roman" w:cs="Times New Roman"/>
            <w:i/>
            <w:sz w:val="24"/>
            <w:szCs w:val="24"/>
          </w:rPr>
          <w:t>109</w:t>
        </w:r>
      </w:hyperlink>
      <w:hyperlink r:id="rId311">
        <w:r w:rsidR="00454EF1" w:rsidRPr="00454EF1">
          <w:rPr>
            <w:rFonts w:ascii="Times New Roman" w:hAnsi="Times New Roman" w:cs="Times New Roman"/>
            <w:sz w:val="24"/>
            <w:szCs w:val="24"/>
          </w:rPr>
          <w:t>(28), 11372–11377. https://doi.org/10.1073/pnas.1203593109</w:t>
        </w:r>
      </w:hyperlink>
    </w:p>
    <w:p w14:paraId="6201CB2E"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12">
        <w:r w:rsidR="00454EF1" w:rsidRPr="00454EF1">
          <w:rPr>
            <w:rFonts w:ascii="Times New Roman" w:hAnsi="Times New Roman" w:cs="Times New Roman"/>
            <w:sz w:val="24"/>
            <w:szCs w:val="24"/>
          </w:rPr>
          <w:t xml:space="preserve">van den Heuvel, M. P., &amp; Sporns, O. (2013). Network hubs in the human brain. </w:t>
        </w:r>
      </w:hyperlink>
      <w:hyperlink r:id="rId313">
        <w:r w:rsidR="00454EF1" w:rsidRPr="00454EF1">
          <w:rPr>
            <w:rFonts w:ascii="Times New Roman" w:hAnsi="Times New Roman" w:cs="Times New Roman"/>
            <w:i/>
            <w:sz w:val="24"/>
            <w:szCs w:val="24"/>
          </w:rPr>
          <w:t>Trends in Cognitive Sciences</w:t>
        </w:r>
      </w:hyperlink>
      <w:hyperlink r:id="rId314">
        <w:r w:rsidR="00454EF1" w:rsidRPr="00454EF1">
          <w:rPr>
            <w:rFonts w:ascii="Times New Roman" w:hAnsi="Times New Roman" w:cs="Times New Roman"/>
            <w:sz w:val="24"/>
            <w:szCs w:val="24"/>
          </w:rPr>
          <w:t xml:space="preserve">, </w:t>
        </w:r>
      </w:hyperlink>
      <w:hyperlink r:id="rId315">
        <w:r w:rsidR="00454EF1" w:rsidRPr="00454EF1">
          <w:rPr>
            <w:rFonts w:ascii="Times New Roman" w:hAnsi="Times New Roman" w:cs="Times New Roman"/>
            <w:i/>
            <w:sz w:val="24"/>
            <w:szCs w:val="24"/>
          </w:rPr>
          <w:t>17</w:t>
        </w:r>
      </w:hyperlink>
      <w:hyperlink r:id="rId316">
        <w:r w:rsidR="00454EF1" w:rsidRPr="00454EF1">
          <w:rPr>
            <w:rFonts w:ascii="Times New Roman" w:hAnsi="Times New Roman" w:cs="Times New Roman"/>
            <w:sz w:val="24"/>
            <w:szCs w:val="24"/>
          </w:rPr>
          <w:t>(12), 683–696. https://doi.org/10.1016/j.tics.2013.09.012</w:t>
        </w:r>
      </w:hyperlink>
    </w:p>
    <w:p w14:paraId="79DC9B98"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17">
        <w:r w:rsidR="00454EF1" w:rsidRPr="00454EF1">
          <w:rPr>
            <w:rFonts w:ascii="Times New Roman" w:hAnsi="Times New Roman" w:cs="Times New Roman"/>
            <w:sz w:val="24"/>
            <w:szCs w:val="24"/>
          </w:rPr>
          <w:t xml:space="preserve">van den Heuvel, M. P., Sporns, O., Collin, G., Scheewe, T., Mandl, R. C. W., Cahn, W., … Kahn, R. S. (2013). Abnormal rich club organization and functional brain dynamics in schizophrenia. </w:t>
        </w:r>
      </w:hyperlink>
      <w:hyperlink r:id="rId318">
        <w:r w:rsidR="00454EF1" w:rsidRPr="00454EF1">
          <w:rPr>
            <w:rFonts w:ascii="Times New Roman" w:hAnsi="Times New Roman" w:cs="Times New Roman"/>
            <w:i/>
            <w:sz w:val="24"/>
            <w:szCs w:val="24"/>
          </w:rPr>
          <w:t>JAMA Psychiatry</w:t>
        </w:r>
      </w:hyperlink>
      <w:hyperlink r:id="rId319">
        <w:r w:rsidR="00454EF1" w:rsidRPr="00454EF1">
          <w:rPr>
            <w:rFonts w:ascii="Times New Roman" w:hAnsi="Times New Roman" w:cs="Times New Roman"/>
            <w:sz w:val="24"/>
            <w:szCs w:val="24"/>
          </w:rPr>
          <w:t xml:space="preserve">, </w:t>
        </w:r>
      </w:hyperlink>
      <w:hyperlink r:id="rId320">
        <w:r w:rsidR="00454EF1" w:rsidRPr="00454EF1">
          <w:rPr>
            <w:rFonts w:ascii="Times New Roman" w:hAnsi="Times New Roman" w:cs="Times New Roman"/>
            <w:i/>
            <w:sz w:val="24"/>
            <w:szCs w:val="24"/>
          </w:rPr>
          <w:t>70</w:t>
        </w:r>
      </w:hyperlink>
      <w:hyperlink r:id="rId321">
        <w:r w:rsidR="00454EF1" w:rsidRPr="00454EF1">
          <w:rPr>
            <w:rFonts w:ascii="Times New Roman" w:hAnsi="Times New Roman" w:cs="Times New Roman"/>
            <w:sz w:val="24"/>
            <w:szCs w:val="24"/>
          </w:rPr>
          <w:t>(8), 783–792. https://doi.org/10.1001/jamapsychiatry.2013.1328</w:t>
        </w:r>
      </w:hyperlink>
    </w:p>
    <w:p w14:paraId="1F4A080A"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22">
        <w:r w:rsidR="00454EF1" w:rsidRPr="00454EF1">
          <w:rPr>
            <w:rFonts w:ascii="Times New Roman" w:hAnsi="Times New Roman" w:cs="Times New Roman"/>
            <w:sz w:val="24"/>
            <w:szCs w:val="24"/>
          </w:rPr>
          <w:t xml:space="preserve">van Ewijk, H., Heslenfeld, D. J., Zwiers, M. P., Buitelaar, J. K., &amp; Oosterlaan, J. (2012). Diffusion tensor imaging in attention deficit/hyperactivity disorder: a systematic review and meta-analysis. </w:t>
        </w:r>
      </w:hyperlink>
      <w:hyperlink r:id="rId323">
        <w:r w:rsidR="00454EF1" w:rsidRPr="00454EF1">
          <w:rPr>
            <w:rFonts w:ascii="Times New Roman" w:hAnsi="Times New Roman" w:cs="Times New Roman"/>
            <w:i/>
            <w:sz w:val="24"/>
            <w:szCs w:val="24"/>
          </w:rPr>
          <w:t>Neuroscience and Biobehavioral Reviews</w:t>
        </w:r>
      </w:hyperlink>
      <w:hyperlink r:id="rId324">
        <w:r w:rsidR="00454EF1" w:rsidRPr="00454EF1">
          <w:rPr>
            <w:rFonts w:ascii="Times New Roman" w:hAnsi="Times New Roman" w:cs="Times New Roman"/>
            <w:sz w:val="24"/>
            <w:szCs w:val="24"/>
          </w:rPr>
          <w:t xml:space="preserve">, </w:t>
        </w:r>
      </w:hyperlink>
      <w:hyperlink r:id="rId325">
        <w:r w:rsidR="00454EF1" w:rsidRPr="00454EF1">
          <w:rPr>
            <w:rFonts w:ascii="Times New Roman" w:hAnsi="Times New Roman" w:cs="Times New Roman"/>
            <w:i/>
            <w:sz w:val="24"/>
            <w:szCs w:val="24"/>
          </w:rPr>
          <w:t>36</w:t>
        </w:r>
      </w:hyperlink>
      <w:hyperlink r:id="rId326">
        <w:r w:rsidR="00454EF1" w:rsidRPr="00454EF1">
          <w:rPr>
            <w:rFonts w:ascii="Times New Roman" w:hAnsi="Times New Roman" w:cs="Times New Roman"/>
            <w:sz w:val="24"/>
            <w:szCs w:val="24"/>
          </w:rPr>
          <w:t>(4), 1093–1106. https://doi.org/10.1016/j.neubiorev.2012.01.003</w:t>
        </w:r>
      </w:hyperlink>
    </w:p>
    <w:p w14:paraId="762317CF"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27">
        <w:r w:rsidR="00454EF1" w:rsidRPr="00454EF1">
          <w:rPr>
            <w:rFonts w:ascii="Times New Roman" w:hAnsi="Times New Roman" w:cs="Times New Roman"/>
            <w:sz w:val="24"/>
            <w:szCs w:val="24"/>
          </w:rPr>
          <w:t xml:space="preserve">Wedeen, V. J., Hagmann, P., Tseng, W.-Y. I., Reese, T. G., &amp; Weisskoff, R. M. (2005). Mapping complex tissue architecture with diffusion spectrum magnetic resonance imaging. </w:t>
        </w:r>
      </w:hyperlink>
      <w:hyperlink r:id="rId328">
        <w:r w:rsidR="00454EF1" w:rsidRPr="00454EF1">
          <w:rPr>
            <w:rFonts w:ascii="Times New Roman" w:hAnsi="Times New Roman" w:cs="Times New Roman"/>
            <w:i/>
            <w:sz w:val="24"/>
            <w:szCs w:val="24"/>
          </w:rPr>
          <w:t>Magnetic Resonance in Medicine</w:t>
        </w:r>
      </w:hyperlink>
      <w:hyperlink r:id="rId329">
        <w:r w:rsidR="00454EF1" w:rsidRPr="00454EF1">
          <w:rPr>
            <w:rFonts w:ascii="Times New Roman" w:hAnsi="Times New Roman" w:cs="Times New Roman"/>
            <w:sz w:val="24"/>
            <w:szCs w:val="24"/>
          </w:rPr>
          <w:t xml:space="preserve">, </w:t>
        </w:r>
      </w:hyperlink>
      <w:hyperlink r:id="rId330">
        <w:r w:rsidR="00454EF1" w:rsidRPr="00454EF1">
          <w:rPr>
            <w:rFonts w:ascii="Times New Roman" w:hAnsi="Times New Roman" w:cs="Times New Roman"/>
            <w:i/>
            <w:sz w:val="24"/>
            <w:szCs w:val="24"/>
          </w:rPr>
          <w:t>54</w:t>
        </w:r>
      </w:hyperlink>
      <w:hyperlink r:id="rId331">
        <w:r w:rsidR="00454EF1" w:rsidRPr="00454EF1">
          <w:rPr>
            <w:rFonts w:ascii="Times New Roman" w:hAnsi="Times New Roman" w:cs="Times New Roman"/>
            <w:sz w:val="24"/>
            <w:szCs w:val="24"/>
          </w:rPr>
          <w:t>(6), 1377–1386. https://doi.org/10.1002/mrm.20642</w:t>
        </w:r>
      </w:hyperlink>
    </w:p>
    <w:p w14:paraId="3B555889"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32">
        <w:r w:rsidR="00454EF1" w:rsidRPr="00454EF1">
          <w:rPr>
            <w:rFonts w:ascii="Times New Roman" w:hAnsi="Times New Roman" w:cs="Times New Roman"/>
            <w:sz w:val="24"/>
            <w:szCs w:val="24"/>
          </w:rPr>
          <w:t xml:space="preserve">Weissman, D. H., Roberts, K. C., Visscher, K. M., &amp; Woldorff, M. G. (2006). The neural bases of momentary lapses in attention. </w:t>
        </w:r>
      </w:hyperlink>
      <w:hyperlink r:id="rId333">
        <w:r w:rsidR="00454EF1" w:rsidRPr="00454EF1">
          <w:rPr>
            <w:rFonts w:ascii="Times New Roman" w:hAnsi="Times New Roman" w:cs="Times New Roman"/>
            <w:i/>
            <w:sz w:val="24"/>
            <w:szCs w:val="24"/>
          </w:rPr>
          <w:t>Nature Neuroscience</w:t>
        </w:r>
      </w:hyperlink>
      <w:hyperlink r:id="rId334">
        <w:r w:rsidR="00454EF1" w:rsidRPr="00454EF1">
          <w:rPr>
            <w:rFonts w:ascii="Times New Roman" w:hAnsi="Times New Roman" w:cs="Times New Roman"/>
            <w:sz w:val="24"/>
            <w:szCs w:val="24"/>
          </w:rPr>
          <w:t xml:space="preserve">, </w:t>
        </w:r>
      </w:hyperlink>
      <w:hyperlink r:id="rId335">
        <w:r w:rsidR="00454EF1" w:rsidRPr="00454EF1">
          <w:rPr>
            <w:rFonts w:ascii="Times New Roman" w:hAnsi="Times New Roman" w:cs="Times New Roman"/>
            <w:i/>
            <w:sz w:val="24"/>
            <w:szCs w:val="24"/>
          </w:rPr>
          <w:t>9</w:t>
        </w:r>
      </w:hyperlink>
      <w:hyperlink r:id="rId336">
        <w:r w:rsidR="00454EF1" w:rsidRPr="00454EF1">
          <w:rPr>
            <w:rFonts w:ascii="Times New Roman" w:hAnsi="Times New Roman" w:cs="Times New Roman"/>
            <w:sz w:val="24"/>
            <w:szCs w:val="24"/>
          </w:rPr>
          <w:t>(7), 971–978. https://doi.org/10.1038/nn1727</w:t>
        </w:r>
      </w:hyperlink>
    </w:p>
    <w:p w14:paraId="54324ED1"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37">
        <w:r w:rsidR="00454EF1" w:rsidRPr="00454EF1">
          <w:rPr>
            <w:rFonts w:ascii="Times New Roman" w:hAnsi="Times New Roman" w:cs="Times New Roman"/>
            <w:sz w:val="24"/>
            <w:szCs w:val="24"/>
          </w:rPr>
          <w:t xml:space="preserve">Yeh, C.-B., Gau, S. S.-F., Kessler, R. C., &amp; Wu, Y.-Y. (2008). Psychometric properties of the Chinese version of the adult ADHD Self-report Scale. </w:t>
        </w:r>
      </w:hyperlink>
      <w:hyperlink r:id="rId338">
        <w:r w:rsidR="00454EF1" w:rsidRPr="00454EF1">
          <w:rPr>
            <w:rFonts w:ascii="Times New Roman" w:hAnsi="Times New Roman" w:cs="Times New Roman"/>
            <w:i/>
            <w:sz w:val="24"/>
            <w:szCs w:val="24"/>
          </w:rPr>
          <w:t>International Journal of Methods in Psychiatric Research</w:t>
        </w:r>
      </w:hyperlink>
      <w:hyperlink r:id="rId339">
        <w:r w:rsidR="00454EF1" w:rsidRPr="00454EF1">
          <w:rPr>
            <w:rFonts w:ascii="Times New Roman" w:hAnsi="Times New Roman" w:cs="Times New Roman"/>
            <w:sz w:val="24"/>
            <w:szCs w:val="24"/>
          </w:rPr>
          <w:t xml:space="preserve">, </w:t>
        </w:r>
      </w:hyperlink>
      <w:hyperlink r:id="rId340">
        <w:r w:rsidR="00454EF1" w:rsidRPr="00454EF1">
          <w:rPr>
            <w:rFonts w:ascii="Times New Roman" w:hAnsi="Times New Roman" w:cs="Times New Roman"/>
            <w:i/>
            <w:sz w:val="24"/>
            <w:szCs w:val="24"/>
          </w:rPr>
          <w:t>17</w:t>
        </w:r>
      </w:hyperlink>
      <w:hyperlink r:id="rId341">
        <w:r w:rsidR="00454EF1" w:rsidRPr="00454EF1">
          <w:rPr>
            <w:rFonts w:ascii="Times New Roman" w:hAnsi="Times New Roman" w:cs="Times New Roman"/>
            <w:sz w:val="24"/>
            <w:szCs w:val="24"/>
          </w:rPr>
          <w:t>(1), 45–54. https://doi.org/10.1002/mpr.241</w:t>
        </w:r>
      </w:hyperlink>
    </w:p>
    <w:p w14:paraId="290699F8"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42">
        <w:r w:rsidR="00454EF1" w:rsidRPr="00454EF1">
          <w:rPr>
            <w:rFonts w:ascii="Times New Roman" w:hAnsi="Times New Roman" w:cs="Times New Roman"/>
            <w:sz w:val="24"/>
            <w:szCs w:val="24"/>
          </w:rPr>
          <w:t xml:space="preserve">Yeh, F.-C., Verstynen, T. D., Wang, Y., Fernández-Miranda, J. C., &amp; Tseng, W.-Y. I. (2013). </w:t>
        </w:r>
        <w:r w:rsidR="00454EF1" w:rsidRPr="00454EF1">
          <w:rPr>
            <w:rFonts w:ascii="Times New Roman" w:hAnsi="Times New Roman" w:cs="Times New Roman"/>
            <w:sz w:val="24"/>
            <w:szCs w:val="24"/>
          </w:rPr>
          <w:lastRenderedPageBreak/>
          <w:t xml:space="preserve">Deterministic diffusion fiber tracking improved by quantitative anisotropy. </w:t>
        </w:r>
      </w:hyperlink>
      <w:hyperlink r:id="rId343">
        <w:r w:rsidR="00454EF1" w:rsidRPr="00454EF1">
          <w:rPr>
            <w:rFonts w:ascii="Times New Roman" w:hAnsi="Times New Roman" w:cs="Times New Roman"/>
            <w:i/>
            <w:sz w:val="24"/>
            <w:szCs w:val="24"/>
          </w:rPr>
          <w:t>PloS One</w:t>
        </w:r>
      </w:hyperlink>
      <w:hyperlink r:id="rId344">
        <w:r w:rsidR="00454EF1" w:rsidRPr="00454EF1">
          <w:rPr>
            <w:rFonts w:ascii="Times New Roman" w:hAnsi="Times New Roman" w:cs="Times New Roman"/>
            <w:sz w:val="24"/>
            <w:szCs w:val="24"/>
          </w:rPr>
          <w:t xml:space="preserve">, </w:t>
        </w:r>
      </w:hyperlink>
      <w:hyperlink r:id="rId345">
        <w:r w:rsidR="00454EF1" w:rsidRPr="00454EF1">
          <w:rPr>
            <w:rFonts w:ascii="Times New Roman" w:hAnsi="Times New Roman" w:cs="Times New Roman"/>
            <w:i/>
            <w:sz w:val="24"/>
            <w:szCs w:val="24"/>
          </w:rPr>
          <w:t>8</w:t>
        </w:r>
      </w:hyperlink>
      <w:hyperlink r:id="rId346">
        <w:r w:rsidR="00454EF1" w:rsidRPr="00454EF1">
          <w:rPr>
            <w:rFonts w:ascii="Times New Roman" w:hAnsi="Times New Roman" w:cs="Times New Roman"/>
            <w:sz w:val="24"/>
            <w:szCs w:val="24"/>
          </w:rPr>
          <w:t>(11), e80713. https://doi.org/10.1371/journal.pone.0080713</w:t>
        </w:r>
      </w:hyperlink>
    </w:p>
    <w:p w14:paraId="7D4D8419"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47">
        <w:r w:rsidR="00454EF1" w:rsidRPr="00454EF1">
          <w:rPr>
            <w:rFonts w:ascii="Times New Roman" w:hAnsi="Times New Roman" w:cs="Times New Roman"/>
            <w:sz w:val="24"/>
            <w:szCs w:val="24"/>
          </w:rPr>
          <w:t xml:space="preserve">Yeh, F.-C., Wedeen, V. J., &amp; Tseng, W.-Y. I. (2011). Estimation of fiber orientation and spin density distribution by diffusion deconvolution. </w:t>
        </w:r>
      </w:hyperlink>
      <w:hyperlink r:id="rId348">
        <w:r w:rsidR="00454EF1" w:rsidRPr="00454EF1">
          <w:rPr>
            <w:rFonts w:ascii="Times New Roman" w:hAnsi="Times New Roman" w:cs="Times New Roman"/>
            <w:i/>
            <w:sz w:val="24"/>
            <w:szCs w:val="24"/>
          </w:rPr>
          <w:t>NeuroImage</w:t>
        </w:r>
      </w:hyperlink>
      <w:hyperlink r:id="rId349">
        <w:r w:rsidR="00454EF1" w:rsidRPr="00454EF1">
          <w:rPr>
            <w:rFonts w:ascii="Times New Roman" w:hAnsi="Times New Roman" w:cs="Times New Roman"/>
            <w:sz w:val="24"/>
            <w:szCs w:val="24"/>
          </w:rPr>
          <w:t xml:space="preserve">, </w:t>
        </w:r>
      </w:hyperlink>
      <w:hyperlink r:id="rId350">
        <w:r w:rsidR="00454EF1" w:rsidRPr="00454EF1">
          <w:rPr>
            <w:rFonts w:ascii="Times New Roman" w:hAnsi="Times New Roman" w:cs="Times New Roman"/>
            <w:i/>
            <w:sz w:val="24"/>
            <w:szCs w:val="24"/>
          </w:rPr>
          <w:t>55</w:t>
        </w:r>
      </w:hyperlink>
      <w:hyperlink r:id="rId351">
        <w:r w:rsidR="00454EF1" w:rsidRPr="00454EF1">
          <w:rPr>
            <w:rFonts w:ascii="Times New Roman" w:hAnsi="Times New Roman" w:cs="Times New Roman"/>
            <w:sz w:val="24"/>
            <w:szCs w:val="24"/>
          </w:rPr>
          <w:t>(3), 1054–1062. https://doi.org/10.1016/j.neuroimage.2010.11.087</w:t>
        </w:r>
      </w:hyperlink>
    </w:p>
    <w:p w14:paraId="21D1BE73"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52">
        <w:r w:rsidR="00454EF1" w:rsidRPr="00454EF1">
          <w:rPr>
            <w:rFonts w:ascii="Times New Roman" w:hAnsi="Times New Roman" w:cs="Times New Roman"/>
            <w:sz w:val="24"/>
            <w:szCs w:val="24"/>
          </w:rPr>
          <w:t xml:space="preserve">Yendiki, A., Koldewyn, K., Kakunoori, S., Kanwisher, N., &amp; Fischl, B. (2014). Spurious group differences due to head motion in a diffusion MRI study. </w:t>
        </w:r>
      </w:hyperlink>
      <w:hyperlink r:id="rId353">
        <w:r w:rsidR="00454EF1" w:rsidRPr="00454EF1">
          <w:rPr>
            <w:rFonts w:ascii="Times New Roman" w:hAnsi="Times New Roman" w:cs="Times New Roman"/>
            <w:i/>
            <w:sz w:val="24"/>
            <w:szCs w:val="24"/>
          </w:rPr>
          <w:t>NeuroImage</w:t>
        </w:r>
      </w:hyperlink>
      <w:hyperlink r:id="rId354">
        <w:r w:rsidR="00454EF1" w:rsidRPr="00454EF1">
          <w:rPr>
            <w:rFonts w:ascii="Times New Roman" w:hAnsi="Times New Roman" w:cs="Times New Roman"/>
            <w:sz w:val="24"/>
            <w:szCs w:val="24"/>
          </w:rPr>
          <w:t xml:space="preserve">, </w:t>
        </w:r>
      </w:hyperlink>
      <w:hyperlink r:id="rId355">
        <w:r w:rsidR="00454EF1" w:rsidRPr="00454EF1">
          <w:rPr>
            <w:rFonts w:ascii="Times New Roman" w:hAnsi="Times New Roman" w:cs="Times New Roman"/>
            <w:i/>
            <w:sz w:val="24"/>
            <w:szCs w:val="24"/>
          </w:rPr>
          <w:t>88</w:t>
        </w:r>
      </w:hyperlink>
      <w:hyperlink r:id="rId356">
        <w:r w:rsidR="00454EF1" w:rsidRPr="00454EF1">
          <w:rPr>
            <w:rFonts w:ascii="Times New Roman" w:hAnsi="Times New Roman" w:cs="Times New Roman"/>
            <w:sz w:val="24"/>
            <w:szCs w:val="24"/>
          </w:rPr>
          <w:t>, 79–90. https://doi.org/10.1016/j.neuroimage.2013.11.027</w:t>
        </w:r>
      </w:hyperlink>
    </w:p>
    <w:p w14:paraId="068415ED" w14:textId="77777777" w:rsidR="002B5B68" w:rsidRPr="00454EF1" w:rsidRDefault="00DB03B5">
      <w:pPr>
        <w:widowControl w:val="0"/>
        <w:pBdr>
          <w:top w:val="nil"/>
          <w:left w:val="nil"/>
          <w:bottom w:val="nil"/>
          <w:right w:val="nil"/>
          <w:between w:val="nil"/>
        </w:pBdr>
        <w:spacing w:line="480" w:lineRule="auto"/>
        <w:ind w:left="720" w:hanging="720"/>
        <w:contextualSpacing w:val="0"/>
        <w:rPr>
          <w:rFonts w:ascii="Times New Roman" w:eastAsia="Times New Roman" w:hAnsi="Times New Roman" w:cs="Times New Roman"/>
          <w:b/>
          <w:sz w:val="24"/>
          <w:szCs w:val="24"/>
        </w:rPr>
      </w:pPr>
      <w:hyperlink r:id="rId357">
        <w:r w:rsidR="00454EF1" w:rsidRPr="00454EF1">
          <w:rPr>
            <w:rFonts w:ascii="Times New Roman" w:hAnsi="Times New Roman" w:cs="Times New Roman"/>
            <w:sz w:val="24"/>
            <w:szCs w:val="24"/>
          </w:rPr>
          <w:t xml:space="preserve">Zalesky, A., Fornito, A., &amp; Bullmore, E. T. (2010). Network-based statistic: identifying differences in brain networks. </w:t>
        </w:r>
      </w:hyperlink>
      <w:hyperlink r:id="rId358">
        <w:r w:rsidR="00454EF1" w:rsidRPr="00454EF1">
          <w:rPr>
            <w:rFonts w:ascii="Times New Roman" w:hAnsi="Times New Roman" w:cs="Times New Roman"/>
            <w:i/>
            <w:sz w:val="24"/>
            <w:szCs w:val="24"/>
          </w:rPr>
          <w:t>NeuroImage</w:t>
        </w:r>
      </w:hyperlink>
      <w:hyperlink r:id="rId359">
        <w:r w:rsidR="00454EF1" w:rsidRPr="00454EF1">
          <w:rPr>
            <w:rFonts w:ascii="Times New Roman" w:hAnsi="Times New Roman" w:cs="Times New Roman"/>
            <w:sz w:val="24"/>
            <w:szCs w:val="24"/>
          </w:rPr>
          <w:t xml:space="preserve">, </w:t>
        </w:r>
      </w:hyperlink>
      <w:hyperlink r:id="rId360">
        <w:r w:rsidR="00454EF1" w:rsidRPr="00454EF1">
          <w:rPr>
            <w:rFonts w:ascii="Times New Roman" w:hAnsi="Times New Roman" w:cs="Times New Roman"/>
            <w:i/>
            <w:sz w:val="24"/>
            <w:szCs w:val="24"/>
          </w:rPr>
          <w:t>53</w:t>
        </w:r>
      </w:hyperlink>
      <w:hyperlink r:id="rId361">
        <w:r w:rsidR="00454EF1" w:rsidRPr="00454EF1">
          <w:rPr>
            <w:rFonts w:ascii="Times New Roman" w:hAnsi="Times New Roman" w:cs="Times New Roman"/>
            <w:sz w:val="24"/>
            <w:szCs w:val="24"/>
          </w:rPr>
          <w:t>(4), 1197–1207. https://doi.org/10.1016/j.neuroimage.2010.06.041</w:t>
        </w:r>
      </w:hyperlink>
    </w:p>
    <w:p w14:paraId="7B79F048" w14:textId="77777777" w:rsidR="002B5B68" w:rsidRPr="00454EF1" w:rsidRDefault="002B5B68">
      <w:pPr>
        <w:contextualSpacing w:val="0"/>
        <w:jc w:val="both"/>
        <w:rPr>
          <w:rFonts w:ascii="Times New Roman" w:eastAsia="Times New Roman" w:hAnsi="Times New Roman" w:cs="Times New Roman"/>
          <w:b/>
          <w:sz w:val="24"/>
          <w:szCs w:val="24"/>
        </w:rPr>
      </w:pPr>
    </w:p>
    <w:sectPr w:rsidR="002B5B68" w:rsidRPr="00454EF1">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Luca Cocchi" w:date="2018-12-11T15:12:00Z" w:initials="LC">
    <w:p w14:paraId="38E749E3" w14:textId="76F6E050" w:rsidR="00DB03B5" w:rsidRDefault="00DB03B5">
      <w:pPr>
        <w:pStyle w:val="CommentText"/>
      </w:pPr>
      <w:r>
        <w:rPr>
          <w:rStyle w:val="CommentReference"/>
        </w:rPr>
        <w:annotationRef/>
      </w:r>
      <w:r>
        <w:t>I am aware that using adult is problematic but child-onset adult … is too long. Also, chronic fit well with the focus of the paper (see below)</w:t>
      </w:r>
    </w:p>
  </w:comment>
  <w:comment w:id="31" w:author="Luke H" w:date="2018-12-15T16:09:00Z" w:initials="LJH">
    <w:p w14:paraId="34DB6ADE" w14:textId="46BF65AA" w:rsidR="00DB03B5" w:rsidRDefault="00DB03B5">
      <w:pPr>
        <w:pStyle w:val="CommentText"/>
      </w:pPr>
      <w:r>
        <w:rPr>
          <w:rStyle w:val="CommentReference"/>
        </w:rPr>
        <w:annotationRef/>
      </w:r>
      <w:r>
        <w:t>This title makes it sound like the main finding is based on hubs.</w:t>
      </w:r>
    </w:p>
  </w:comment>
  <w:comment w:id="43" w:author="Hsiang-Yuan Lin" w:date="2018-12-02T12:19:00Z" w:initials="">
    <w:p w14:paraId="08A652C2" w14:textId="77777777" w:rsidR="00DB03B5" w:rsidRDefault="00DB03B5">
      <w:pPr>
        <w:widowControl w:val="0"/>
        <w:pBdr>
          <w:top w:val="nil"/>
          <w:left w:val="nil"/>
          <w:bottom w:val="nil"/>
          <w:right w:val="nil"/>
          <w:between w:val="nil"/>
        </w:pBdr>
        <w:spacing w:line="240" w:lineRule="auto"/>
        <w:contextualSpacing w:val="0"/>
        <w:rPr>
          <w:color w:val="000000"/>
        </w:rPr>
      </w:pPr>
      <w:r>
        <w:rPr>
          <w:color w:val="000000"/>
        </w:rPr>
        <w:t>I used the structured abstract here. The word counts (around 240) could go for most of big journals.</w:t>
      </w:r>
    </w:p>
  </w:comment>
  <w:comment w:id="45" w:author="Luca Cocchi" w:date="2018-12-11T11:21:00Z" w:initials="LC">
    <w:p w14:paraId="0DF72CBA" w14:textId="2A1D50B0" w:rsidR="00DB03B5" w:rsidRDefault="00DB03B5">
      <w:pPr>
        <w:pStyle w:val="CommentText"/>
      </w:pPr>
      <w:r>
        <w:rPr>
          <w:rStyle w:val="CommentReference"/>
        </w:rPr>
        <w:annotationRef/>
      </w:r>
      <w:r>
        <w:t>clarify</w:t>
      </w:r>
    </w:p>
  </w:comment>
  <w:comment w:id="46" w:author="Luke H" w:date="2018-12-15T16:06:00Z" w:initials="LJH">
    <w:p w14:paraId="45BABE1A" w14:textId="5242BDED" w:rsidR="00DB03B5" w:rsidRDefault="00DB03B5">
      <w:pPr>
        <w:pStyle w:val="CommentText"/>
      </w:pPr>
      <w:r>
        <w:rPr>
          <w:rStyle w:val="CommentReference"/>
        </w:rPr>
        <w:annotationRef/>
      </w:r>
      <w:r>
        <w:t xml:space="preserve">What do you mean? Say </w:t>
      </w:r>
      <w:proofErr w:type="spellStart"/>
      <w:r>
        <w:t>fronto</w:t>
      </w:r>
      <w:proofErr w:type="spellEnd"/>
      <w:r>
        <w:t>-parietal? It is an amalgamation of a few networks remember…</w:t>
      </w:r>
    </w:p>
  </w:comment>
  <w:comment w:id="49" w:author="Luca Cocchi" w:date="2018-12-11T12:13:00Z" w:initials="LC">
    <w:p w14:paraId="02F0940E" w14:textId="5DEA267E" w:rsidR="00DB03B5" w:rsidRDefault="00DB03B5">
      <w:pPr>
        <w:pStyle w:val="CommentText"/>
      </w:pPr>
      <w:r>
        <w:rPr>
          <w:rStyle w:val="CommentReference"/>
        </w:rPr>
        <w:annotationRef/>
      </w:r>
      <w:r>
        <w:t>I think that this is the key message here- identification of abnormalities that underpin poor outcome following childhood ADHD</w:t>
      </w:r>
    </w:p>
  </w:comment>
  <w:comment w:id="91" w:author="Luca Cocchi" w:date="2018-12-11T12:15:00Z" w:initials="LC">
    <w:p w14:paraId="0B39FCC6" w14:textId="6FE79248" w:rsidR="00DB03B5" w:rsidRDefault="00DB03B5">
      <w:pPr>
        <w:pStyle w:val="CommentText"/>
      </w:pPr>
      <w:r>
        <w:rPr>
          <w:rStyle w:val="CommentReference"/>
        </w:rPr>
        <w:annotationRef/>
      </w:r>
      <w:r>
        <w:t xml:space="preserve">This reference style is horrendous. Let’s use the one of </w:t>
      </w:r>
      <w:proofErr w:type="spellStart"/>
      <w:r>
        <w:t>Mol</w:t>
      </w:r>
      <w:proofErr w:type="spellEnd"/>
      <w:r>
        <w:t xml:space="preserve"> Psych (cannot be this?)</w:t>
      </w:r>
    </w:p>
  </w:comment>
  <w:comment w:id="92" w:author="Luca Cocchi" w:date="2018-12-11T12:16:00Z" w:initials="LC">
    <w:p w14:paraId="5FF78F6D" w14:textId="26966CFD" w:rsidR="00DB03B5" w:rsidRDefault="00DB03B5">
      <w:pPr>
        <w:pStyle w:val="CommentText"/>
      </w:pPr>
      <w:r>
        <w:rPr>
          <w:rStyle w:val="CommentReference"/>
        </w:rPr>
        <w:annotationRef/>
      </w:r>
      <w:proofErr w:type="spellStart"/>
      <w:r>
        <w:t>Cocchi</w:t>
      </w:r>
      <w:proofErr w:type="spellEnd"/>
      <w:r>
        <w:t xml:space="preserve"> et al. JN 2012</w:t>
      </w:r>
    </w:p>
  </w:comment>
  <w:comment w:id="106" w:author="Luke H" w:date="2018-12-21T09:18:00Z" w:initials="LJH">
    <w:p w14:paraId="2E24496D" w14:textId="4FBF12E1" w:rsidR="00B55AAA" w:rsidRDefault="00B55AAA">
      <w:pPr>
        <w:pStyle w:val="CommentText"/>
      </w:pPr>
      <w:r>
        <w:rPr>
          <w:rStyle w:val="CommentReference"/>
        </w:rPr>
        <w:annotationRef/>
      </w:r>
      <w:r>
        <w:t>Not clear</w:t>
      </w:r>
    </w:p>
  </w:comment>
  <w:comment w:id="179" w:author="Luca Cocchi" w:date="2018-12-11T15:23:00Z" w:initials="LC">
    <w:p w14:paraId="29ED1318" w14:textId="2604A7B5" w:rsidR="00DB03B5" w:rsidRDefault="00DB03B5">
      <w:pPr>
        <w:pStyle w:val="CommentText"/>
      </w:pPr>
      <w:r>
        <w:rPr>
          <w:rStyle w:val="CommentReference"/>
        </w:rPr>
        <w:annotationRef/>
      </w:r>
      <w:r>
        <w:t xml:space="preserve">We should cite the paper of </w:t>
      </w:r>
      <w:proofErr w:type="spellStart"/>
      <w:r>
        <w:t>Gollo</w:t>
      </w:r>
      <w:proofErr w:type="spellEnd"/>
      <w:r>
        <w:t xml:space="preserve"> et al. NN and this paper: </w:t>
      </w:r>
      <w:hyperlink r:id="rId1" w:history="1">
        <w:r w:rsidRPr="00BA734D">
          <w:rPr>
            <w:rStyle w:val="Hyperlink"/>
          </w:rPr>
          <w:t>https://www.biorxiv.org/content/early/2018/07/03/360586</w:t>
        </w:r>
      </w:hyperlink>
      <w:r>
        <w:t xml:space="preserve"> </w:t>
      </w:r>
    </w:p>
  </w:comment>
  <w:comment w:id="233" w:author="Luca Cocchi" w:date="2018-12-11T16:58:00Z" w:initials="LC">
    <w:p w14:paraId="403BEDCD" w14:textId="03778477" w:rsidR="00DB03B5" w:rsidRDefault="00DB03B5">
      <w:pPr>
        <w:pStyle w:val="CommentText"/>
      </w:pPr>
      <w:r>
        <w:rPr>
          <w:rStyle w:val="CommentReference"/>
        </w:rPr>
        <w:annotationRef/>
      </w:r>
      <w:r>
        <w:t xml:space="preserve">Let’s make sure that we do not copy and paste from the previous paper. </w:t>
      </w:r>
    </w:p>
  </w:comment>
  <w:comment w:id="236" w:author="Luca Cocchi" w:date="2018-12-11T17:11:00Z" w:initials="LC">
    <w:p w14:paraId="1678FD6B" w14:textId="11485032" w:rsidR="00DB03B5" w:rsidRDefault="00DB03B5">
      <w:pPr>
        <w:pStyle w:val="CommentText"/>
      </w:pPr>
      <w:r>
        <w:rPr>
          <w:rStyle w:val="CommentReference"/>
        </w:rPr>
        <w:annotationRef/>
      </w:r>
      <w:r>
        <w:t xml:space="preserve">This table need reformatting. I suggest </w:t>
      </w:r>
      <w:proofErr w:type="gramStart"/>
      <w:r>
        <w:t>to add</w:t>
      </w:r>
      <w:proofErr w:type="gramEnd"/>
      <w:r>
        <w:t xml:space="preserve"> it in as an image</w:t>
      </w:r>
    </w:p>
  </w:comment>
  <w:comment w:id="370" w:author="Luca Cocchi" w:date="2018-12-11T17:24:00Z" w:initials="LC">
    <w:p w14:paraId="151473A5" w14:textId="3FAC0BBD" w:rsidR="00DB03B5" w:rsidRDefault="00DB03B5">
      <w:pPr>
        <w:pStyle w:val="CommentText"/>
      </w:pPr>
      <w:r>
        <w:rPr>
          <w:rStyle w:val="CommentReference"/>
        </w:rPr>
        <w:annotationRef/>
      </w:r>
      <w:r>
        <w:t>Citation for this correction needed</w:t>
      </w:r>
    </w:p>
  </w:comment>
  <w:comment w:id="371" w:author="Luca Cocchi" w:date="2018-12-11T19:19:00Z" w:initials="LC">
    <w:p w14:paraId="1FF5DFD3" w14:textId="6D8258D5" w:rsidR="00DB03B5" w:rsidRDefault="00DB03B5">
      <w:pPr>
        <w:pStyle w:val="CommentText"/>
      </w:pPr>
      <w:r>
        <w:rPr>
          <w:rStyle w:val="CommentReference"/>
        </w:rPr>
        <w:annotationRef/>
      </w:r>
      <w:r>
        <w:t xml:space="preserve">We need to better motivate this post-hoc analysis. We MUST avoid </w:t>
      </w:r>
      <w:proofErr w:type="gramStart"/>
      <w:r>
        <w:t>to give</w:t>
      </w:r>
      <w:proofErr w:type="gramEnd"/>
      <w:r>
        <w:t xml:space="preserve"> the impression that this was a fishing mission/or double dipping. At the moment it does not fit well.  </w:t>
      </w:r>
    </w:p>
  </w:comment>
  <w:comment w:id="372" w:author="Luke H" w:date="2018-12-15T16:17:00Z" w:initials="LJH">
    <w:p w14:paraId="1480E5A7" w14:textId="5A75169D" w:rsidR="00DB03B5" w:rsidRDefault="00DB03B5">
      <w:pPr>
        <w:pStyle w:val="CommentText"/>
      </w:pPr>
      <w:r>
        <w:rPr>
          <w:rStyle w:val="CommentReference"/>
        </w:rPr>
        <w:annotationRef/>
      </w:r>
      <w:r>
        <w:t>OK, but it is also important to not imply circularity. It could be misconstrued that we found a difference before in the same dataset and then looked for a difference again in the same edges, for example…</w:t>
      </w:r>
    </w:p>
    <w:p w14:paraId="2F4B94BE" w14:textId="77777777" w:rsidR="00DB03B5" w:rsidRDefault="00DB03B5">
      <w:pPr>
        <w:pStyle w:val="CommentText"/>
      </w:pPr>
    </w:p>
    <w:p w14:paraId="7D96A6E0" w14:textId="77777777" w:rsidR="00DB03B5" w:rsidRDefault="00DB03B5">
      <w:pPr>
        <w:pStyle w:val="CommentText"/>
      </w:pPr>
      <w:r>
        <w:t>I think it is OK to say this analysis was post-hoc, or a “follow-up” because we originally hypothesized that the connections would be hub-to-hub, therefore by simply characterizing the hubs we would be able to make an inference about what networks they belonged to.</w:t>
      </w:r>
    </w:p>
    <w:p w14:paraId="102B1C61" w14:textId="77777777" w:rsidR="00DB03B5" w:rsidRDefault="00DB03B5">
      <w:pPr>
        <w:pStyle w:val="CommentText"/>
      </w:pPr>
    </w:p>
    <w:p w14:paraId="51A9ECCA" w14:textId="77777777" w:rsidR="00DB03B5" w:rsidRDefault="00DB03B5">
      <w:pPr>
        <w:pStyle w:val="CommentText"/>
      </w:pPr>
      <w:r>
        <w:t>Instead, we found feeders had the largest differences, which are much more widespread than hubs and difficult to characterize at a network level, thus a follow-up analysis.</w:t>
      </w:r>
    </w:p>
    <w:p w14:paraId="071F5E73" w14:textId="77777777" w:rsidR="00DB03B5" w:rsidRDefault="00DB03B5">
      <w:pPr>
        <w:pStyle w:val="CommentText"/>
      </w:pPr>
    </w:p>
    <w:p w14:paraId="263364F3" w14:textId="483D457E" w:rsidR="00DB03B5" w:rsidRDefault="00DB03B5">
      <w:pPr>
        <w:pStyle w:val="CommentText"/>
      </w:pPr>
      <w:r>
        <w:t>It is difficult to get this across without “giving away” the results in the methods, an idea may be to include all this information in the results section.</w:t>
      </w:r>
    </w:p>
  </w:comment>
  <w:comment w:id="373" w:author="Luca Cocchi" w:date="2018-12-12T10:25:00Z" w:initials="LC">
    <w:p w14:paraId="0261C47D" w14:textId="4475D12E" w:rsidR="00DB03B5" w:rsidRDefault="00DB03B5" w:rsidP="004420E4">
      <w:pPr>
        <w:rPr>
          <w:rStyle w:val="Hyperlink"/>
        </w:rPr>
      </w:pPr>
      <w:r>
        <w:rPr>
          <w:rStyle w:val="CommentReference"/>
        </w:rPr>
        <w:annotationRef/>
      </w:r>
      <w:r>
        <w:t>THIS IS NOT THE CORRECT TEST- it is for related samples. You should use the</w:t>
      </w:r>
      <w:r>
        <w:fldChar w:fldCharType="begin"/>
      </w:r>
      <w:r>
        <w:instrText xml:space="preserve"> HYPERLINK "https://en.wikipedia.org/wiki/Mann%E2%80%93Whitney_U_test" </w:instrText>
      </w:r>
      <w:r>
        <w:fldChar w:fldCharType="separate"/>
      </w:r>
    </w:p>
    <w:p w14:paraId="7F35C40D" w14:textId="3910E75D" w:rsidR="00DB03B5" w:rsidRDefault="00DB03B5" w:rsidP="004420E4">
      <w:pPr>
        <w:pStyle w:val="Heading3"/>
      </w:pPr>
      <w:r>
        <w:rPr>
          <w:color w:val="0000FF"/>
          <w:u w:val="single"/>
        </w:rPr>
        <w:t>Mann–Whitney U test</w:t>
      </w:r>
      <w:r>
        <w:fldChar w:fldCharType="end"/>
      </w:r>
    </w:p>
  </w:comment>
  <w:comment w:id="374" w:author="Luke H" w:date="2018-12-15T16:22:00Z" w:initials="LJH">
    <w:p w14:paraId="06896569" w14:textId="77777777" w:rsidR="00DB03B5" w:rsidRDefault="00DB03B5" w:rsidP="00F3780C">
      <w:r>
        <w:rPr>
          <w:rStyle w:val="CommentReference"/>
        </w:rPr>
        <w:annotationRef/>
      </w:r>
      <w:r>
        <w:t>They are the same test.</w:t>
      </w:r>
    </w:p>
    <w:p w14:paraId="12E2AF5C" w14:textId="77777777" w:rsidR="00DB03B5" w:rsidRDefault="00DB03B5" w:rsidP="00F3780C"/>
    <w:p w14:paraId="3FD71D74" w14:textId="10C93AD5" w:rsidR="00DB03B5" w:rsidRDefault="00DB03B5" w:rsidP="00F3780C">
      <w:r>
        <w:t xml:space="preserve">This is the first line from the link: </w:t>
      </w:r>
    </w:p>
    <w:p w14:paraId="7F0D5D59" w14:textId="77777777" w:rsidR="00DB03B5" w:rsidRDefault="00DB03B5" w:rsidP="00F3780C"/>
    <w:p w14:paraId="225532D1" w14:textId="3EACA8C0" w:rsidR="00DB03B5" w:rsidRDefault="00DB03B5" w:rsidP="00F3780C">
      <w:r>
        <w:t xml:space="preserve">“In </w:t>
      </w:r>
      <w:hyperlink r:id="rId2" w:tooltip="Statistics" w:history="1">
        <w:r>
          <w:rPr>
            <w:rStyle w:val="Hyperlink"/>
          </w:rPr>
          <w:t>statistics</w:t>
        </w:r>
      </w:hyperlink>
      <w:r>
        <w:t xml:space="preserve">, the </w:t>
      </w:r>
      <w:r w:rsidRPr="00F3780C">
        <w:rPr>
          <w:bCs/>
        </w:rPr>
        <w:t xml:space="preserve">Mann–Whitney </w:t>
      </w:r>
      <w:r w:rsidRPr="00F3780C">
        <w:rPr>
          <w:bCs/>
          <w:i/>
          <w:iCs/>
        </w:rPr>
        <w:t>U</w:t>
      </w:r>
      <w:r w:rsidRPr="00F3780C">
        <w:rPr>
          <w:bCs/>
        </w:rPr>
        <w:t xml:space="preserve"> test</w:t>
      </w:r>
      <w:r w:rsidRPr="00F3780C">
        <w:t xml:space="preserve"> (also called the </w:t>
      </w:r>
      <w:r w:rsidRPr="00F3780C">
        <w:rPr>
          <w:bCs/>
        </w:rPr>
        <w:t>Mann–Whitney–Wilcoxon</w:t>
      </w:r>
      <w:r w:rsidRPr="00F3780C">
        <w:t xml:space="preserve"> (</w:t>
      </w:r>
      <w:r w:rsidRPr="00F3780C">
        <w:rPr>
          <w:bCs/>
        </w:rPr>
        <w:t>MWW</w:t>
      </w:r>
      <w:r w:rsidRPr="00F3780C">
        <w:t xml:space="preserve">), </w:t>
      </w:r>
      <w:r w:rsidRPr="00F3780C">
        <w:rPr>
          <w:b/>
          <w:bCs/>
        </w:rPr>
        <w:t>Wilcoxon rank-sum test</w:t>
      </w:r>
      <w:r w:rsidRPr="00F3780C">
        <w:t xml:space="preserve">, or </w:t>
      </w:r>
      <w:r w:rsidRPr="00F3780C">
        <w:rPr>
          <w:bCs/>
        </w:rPr>
        <w:t>Wilcoxon–Mann–Whitney test</w:t>
      </w:r>
      <w:r w:rsidRPr="00F3780C">
        <w:t>) i</w:t>
      </w:r>
      <w:r>
        <w:t xml:space="preserve">s a </w:t>
      </w:r>
      <w:hyperlink r:id="rId3" w:tooltip="Nonparametric statistics" w:history="1">
        <w:r>
          <w:rPr>
            <w:rStyle w:val="Hyperlink"/>
          </w:rPr>
          <w:t>nonparametric</w:t>
        </w:r>
      </w:hyperlink>
      <w:r>
        <w:t xml:space="preserve"> </w:t>
      </w:r>
      <w:hyperlink r:id="rId4" w:tooltip="Statistical hypothesis test" w:history="1">
        <w:r>
          <w:rPr>
            <w:rStyle w:val="Hyperlink"/>
          </w:rPr>
          <w:t>test</w:t>
        </w:r>
      </w:hyperlink>
      <w:r>
        <w:t xml:space="preserve"> of the </w:t>
      </w:r>
      <w:hyperlink r:id="rId5" w:tooltip="Null hypothesis" w:history="1">
        <w:r>
          <w:rPr>
            <w:rStyle w:val="Hyperlink"/>
          </w:rPr>
          <w:t>null hypothesis</w:t>
        </w:r>
      </w:hyperlink>
      <w:r>
        <w:t xml:space="preserve"> that it is equally likely that a randomly selected value from one sample will be less than or greater than a randomly selected value from a second sample. “</w:t>
      </w:r>
    </w:p>
    <w:p w14:paraId="00D2A6B2" w14:textId="2C519F15" w:rsidR="00DB03B5" w:rsidRDefault="00DB03B5" w:rsidP="00F3780C"/>
    <w:p w14:paraId="5250A6BF" w14:textId="648A0D07" w:rsidR="00DB03B5" w:rsidRDefault="00DB03B5" w:rsidP="00F3780C">
      <w:r>
        <w:t>lol</w:t>
      </w:r>
    </w:p>
    <w:p w14:paraId="564EC59C" w14:textId="160497C8" w:rsidR="00DB03B5" w:rsidRDefault="00DB03B5">
      <w:pPr>
        <w:pStyle w:val="CommentText"/>
      </w:pPr>
    </w:p>
  </w:comment>
  <w:comment w:id="375" w:author="Luca Cocchi" w:date="2018-12-12T09:58:00Z" w:initials="LC">
    <w:p w14:paraId="7E886CFE" w14:textId="382B3C35" w:rsidR="00DB03B5" w:rsidRDefault="00DB03B5">
      <w:pPr>
        <w:pStyle w:val="CommentText"/>
      </w:pPr>
      <w:r>
        <w:rPr>
          <w:rStyle w:val="CommentReference"/>
        </w:rPr>
        <w:annotationRef/>
      </w:r>
      <w:r>
        <w:t xml:space="preserve">I found this whole section disjoint. I think that we need to make more clear what reliability and stability analyses were done and why. I tried to clean it.  </w:t>
      </w:r>
    </w:p>
  </w:comment>
  <w:comment w:id="376" w:author="Luke H" w:date="2018-12-17T17:55:00Z" w:initials="LJH">
    <w:p w14:paraId="3CC53F0D" w14:textId="1FBF0A4E" w:rsidR="00DF2F56" w:rsidRDefault="00DB03B5">
      <w:pPr>
        <w:pStyle w:val="CommentText"/>
      </w:pPr>
      <w:r>
        <w:rPr>
          <w:rStyle w:val="CommentReference"/>
        </w:rPr>
        <w:annotationRef/>
      </w:r>
      <w:r>
        <w:t>OK see changes, I’ve tried to make it clear why we did each analysis.</w:t>
      </w:r>
    </w:p>
  </w:comment>
  <w:comment w:id="377" w:author="Luca Cocchi" w:date="2018-12-12T10:07:00Z" w:initials="LC">
    <w:p w14:paraId="3C96E47B" w14:textId="4C5295E1" w:rsidR="00DB03B5" w:rsidRDefault="00DB03B5">
      <w:pPr>
        <w:pStyle w:val="CommentText"/>
      </w:pPr>
      <w:r>
        <w:rPr>
          <w:rStyle w:val="CommentReference"/>
        </w:rPr>
        <w:annotationRef/>
      </w:r>
      <w:r>
        <w:t>Should we add the “post hoc” analysis based on previous results (psych med paper)?</w:t>
      </w:r>
    </w:p>
  </w:comment>
  <w:comment w:id="378" w:author="Luke H" w:date="2018-12-15T16:56:00Z" w:initials="LJH">
    <w:p w14:paraId="23575551" w14:textId="77777777" w:rsidR="00DB03B5" w:rsidRDefault="00DB03B5">
      <w:pPr>
        <w:pStyle w:val="CommentText"/>
      </w:pPr>
      <w:r>
        <w:rPr>
          <w:rStyle w:val="CommentReference"/>
        </w:rPr>
        <w:annotationRef/>
      </w:r>
      <w:r>
        <w:t>I do not think so, it is explicitly a “follow-up” analysis. Also, we do not perform statistics…</w:t>
      </w:r>
    </w:p>
    <w:p w14:paraId="4B371D74" w14:textId="77777777" w:rsidR="00DB03B5" w:rsidRDefault="00DB03B5">
      <w:pPr>
        <w:pStyle w:val="CommentText"/>
      </w:pPr>
    </w:p>
    <w:p w14:paraId="5F8ACF4F" w14:textId="0BEBBAA4" w:rsidR="00DB03B5" w:rsidRDefault="00DB03B5">
      <w:pPr>
        <w:pStyle w:val="CommentText"/>
      </w:pPr>
      <w:r>
        <w:t xml:space="preserve">We could include the behavioural correlation and the </w:t>
      </w:r>
      <w:proofErr w:type="spellStart"/>
      <w:r>
        <w:t>rs</w:t>
      </w:r>
      <w:proofErr w:type="spellEnd"/>
      <w:r>
        <w:t xml:space="preserve">-network </w:t>
      </w:r>
      <w:proofErr w:type="gramStart"/>
      <w:r>
        <w:t>analysis</w:t>
      </w:r>
      <w:proofErr w:type="gramEnd"/>
      <w:r>
        <w:t xml:space="preserve"> but it seems like overkill. I think you get the general idea from the current figure (and I suppose we can have an </w:t>
      </w:r>
      <w:r w:rsidRPr="004B7DD3">
        <w:rPr>
          <w:b/>
        </w:rPr>
        <w:t>E</w:t>
      </w:r>
      <w:r>
        <w:t xml:space="preserve"> panel below for the modelling)</w:t>
      </w:r>
    </w:p>
  </w:comment>
  <w:comment w:id="379" w:author="Luca Cocchi" w:date="2018-12-12T11:05:00Z" w:initials="LC">
    <w:p w14:paraId="38963ADB" w14:textId="416BDEDF" w:rsidR="00DB03B5" w:rsidRDefault="00DB03B5">
      <w:pPr>
        <w:pStyle w:val="CommentText"/>
      </w:pPr>
      <w:r>
        <w:rPr>
          <w:rStyle w:val="CommentReference"/>
        </w:rPr>
        <w:annotationRef/>
      </w:r>
      <w:r>
        <w:t xml:space="preserve">Let’s be consistent- we use 0.X Or </w:t>
      </w:r>
      <w:proofErr w:type="gramStart"/>
      <w:r>
        <w:t>simply .</w:t>
      </w:r>
      <w:proofErr w:type="gramEnd"/>
      <w:r>
        <w:t xml:space="preserve">X. Change throughout the manuscript </w:t>
      </w:r>
    </w:p>
  </w:comment>
  <w:comment w:id="380" w:author="Luke H" w:date="2018-12-15T16:33:00Z" w:initials="LJH">
    <w:p w14:paraId="7E9F33CB" w14:textId="77777777" w:rsidR="00DB03B5" w:rsidRDefault="00DB03B5">
      <w:pPr>
        <w:pStyle w:val="CommentText"/>
      </w:pPr>
      <w:r>
        <w:rPr>
          <w:rStyle w:val="CommentReference"/>
        </w:rPr>
        <w:annotationRef/>
      </w:r>
      <w:r>
        <w:t xml:space="preserve">This is APA style. Z-values get a leading zero because they can go above 1/-1. </w:t>
      </w:r>
    </w:p>
    <w:p w14:paraId="6A403FE3" w14:textId="77777777" w:rsidR="00DF2F56" w:rsidRDefault="00DF2F56">
      <w:pPr>
        <w:pStyle w:val="CommentText"/>
      </w:pPr>
    </w:p>
    <w:p w14:paraId="55ECEB3A" w14:textId="77777777" w:rsidR="00DF2F56" w:rsidRPr="00DF2F56" w:rsidRDefault="00DF2F56" w:rsidP="00DF2F56">
      <w:pPr>
        <w:rPr>
          <w:rFonts w:ascii="Times New Roman" w:eastAsia="Times New Roman" w:hAnsi="Times New Roman" w:cs="Times New Roman"/>
          <w:sz w:val="24"/>
          <w:szCs w:val="24"/>
          <w:lang w:val="en-US"/>
        </w:rPr>
      </w:pPr>
      <w:r>
        <w:t>“</w:t>
      </w:r>
      <w:r w:rsidRPr="00DF2F56">
        <w:rPr>
          <w:rFonts w:ascii="Times New Roman" w:eastAsia="Times New Roman" w:hAnsi="Times New Roman" w:cs="Times New Roman"/>
          <w:b/>
          <w:bCs/>
          <w:sz w:val="24"/>
          <w:szCs w:val="24"/>
          <w:lang w:val="en-US"/>
        </w:rPr>
        <w:t>APA</w:t>
      </w:r>
      <w:r w:rsidRPr="00DF2F56">
        <w:rPr>
          <w:rFonts w:ascii="Times New Roman" w:eastAsia="Times New Roman" w:hAnsi="Times New Roman" w:cs="Times New Roman"/>
          <w:sz w:val="24"/>
          <w:szCs w:val="24"/>
          <w:lang w:val="en-US"/>
        </w:rPr>
        <w:t xml:space="preserve"> Style has a very simple guideline for </w:t>
      </w:r>
      <w:r w:rsidRPr="00DF2F56">
        <w:rPr>
          <w:rFonts w:ascii="Times New Roman" w:eastAsia="Times New Roman" w:hAnsi="Times New Roman" w:cs="Times New Roman"/>
          <w:b/>
          <w:bCs/>
          <w:sz w:val="24"/>
          <w:szCs w:val="24"/>
          <w:lang w:val="en-US"/>
        </w:rPr>
        <w:t>leading</w:t>
      </w:r>
      <w:r w:rsidRPr="00DF2F56">
        <w:rPr>
          <w:rFonts w:ascii="Times New Roman" w:eastAsia="Times New Roman" w:hAnsi="Times New Roman" w:cs="Times New Roman"/>
          <w:sz w:val="24"/>
          <w:szCs w:val="24"/>
          <w:lang w:val="en-US"/>
        </w:rPr>
        <w:t xml:space="preserve"> </w:t>
      </w:r>
      <w:r w:rsidRPr="00DF2F56">
        <w:rPr>
          <w:rFonts w:ascii="Times New Roman" w:eastAsia="Times New Roman" w:hAnsi="Times New Roman" w:cs="Times New Roman"/>
          <w:b/>
          <w:bCs/>
          <w:sz w:val="24"/>
          <w:szCs w:val="24"/>
          <w:lang w:val="en-US"/>
        </w:rPr>
        <w:t>zeros</w:t>
      </w:r>
      <w:r w:rsidRPr="00DF2F56">
        <w:rPr>
          <w:rFonts w:ascii="Times New Roman" w:eastAsia="Times New Roman" w:hAnsi="Times New Roman" w:cs="Times New Roman"/>
          <w:sz w:val="24"/>
          <w:szCs w:val="24"/>
          <w:lang w:val="en-US"/>
        </w:rPr>
        <w:t xml:space="preserve">: If a value has the potential to exceed 1.0, use the </w:t>
      </w:r>
      <w:r w:rsidRPr="00DF2F56">
        <w:rPr>
          <w:rFonts w:ascii="Times New Roman" w:eastAsia="Times New Roman" w:hAnsi="Times New Roman" w:cs="Times New Roman"/>
          <w:b/>
          <w:bCs/>
          <w:sz w:val="24"/>
          <w:szCs w:val="24"/>
          <w:lang w:val="en-US"/>
        </w:rPr>
        <w:t>leading</w:t>
      </w:r>
      <w:r w:rsidRPr="00DF2F56">
        <w:rPr>
          <w:rFonts w:ascii="Times New Roman" w:eastAsia="Times New Roman" w:hAnsi="Times New Roman" w:cs="Times New Roman"/>
          <w:sz w:val="24"/>
          <w:szCs w:val="24"/>
          <w:lang w:val="en-US"/>
        </w:rPr>
        <w:t xml:space="preserve"> </w:t>
      </w:r>
      <w:r w:rsidRPr="00DF2F56">
        <w:rPr>
          <w:rFonts w:ascii="Times New Roman" w:eastAsia="Times New Roman" w:hAnsi="Times New Roman" w:cs="Times New Roman"/>
          <w:b/>
          <w:bCs/>
          <w:sz w:val="24"/>
          <w:szCs w:val="24"/>
          <w:lang w:val="en-US"/>
        </w:rPr>
        <w:t>zero</w:t>
      </w:r>
      <w:r w:rsidRPr="00DF2F56">
        <w:rPr>
          <w:rFonts w:ascii="Times New Roman" w:eastAsia="Times New Roman" w:hAnsi="Times New Roman" w:cs="Times New Roman"/>
          <w:sz w:val="24"/>
          <w:szCs w:val="24"/>
          <w:lang w:val="en-US"/>
        </w:rPr>
        <w:t xml:space="preserve">. If a value can never exceed 1.0, do not use the </w:t>
      </w:r>
      <w:r w:rsidRPr="00DF2F56">
        <w:rPr>
          <w:rFonts w:ascii="Times New Roman" w:eastAsia="Times New Roman" w:hAnsi="Times New Roman" w:cs="Times New Roman"/>
          <w:b/>
          <w:bCs/>
          <w:sz w:val="24"/>
          <w:szCs w:val="24"/>
          <w:lang w:val="en-US"/>
        </w:rPr>
        <w:t>leading</w:t>
      </w:r>
      <w:r w:rsidRPr="00DF2F56">
        <w:rPr>
          <w:rFonts w:ascii="Times New Roman" w:eastAsia="Times New Roman" w:hAnsi="Times New Roman" w:cs="Times New Roman"/>
          <w:sz w:val="24"/>
          <w:szCs w:val="24"/>
          <w:lang w:val="en-US"/>
        </w:rPr>
        <w:t xml:space="preserve"> </w:t>
      </w:r>
      <w:r w:rsidRPr="00DF2F56">
        <w:rPr>
          <w:rFonts w:ascii="Times New Roman" w:eastAsia="Times New Roman" w:hAnsi="Times New Roman" w:cs="Times New Roman"/>
          <w:b/>
          <w:bCs/>
          <w:sz w:val="24"/>
          <w:szCs w:val="24"/>
          <w:lang w:val="en-US"/>
        </w:rPr>
        <w:t>zero</w:t>
      </w:r>
    </w:p>
    <w:p w14:paraId="79B3339F" w14:textId="2450377A" w:rsidR="00DF2F56" w:rsidRDefault="00DF2F56">
      <w:pPr>
        <w:pStyle w:val="CommentText"/>
      </w:pPr>
      <w:r>
        <w:t>“</w:t>
      </w:r>
    </w:p>
  </w:comment>
  <w:comment w:id="381" w:author="Luca Cocchi" w:date="2018-12-11T17:56:00Z" w:initials="LC">
    <w:p w14:paraId="41A2AF21" w14:textId="37277B89" w:rsidR="00DB03B5" w:rsidRDefault="00DB03B5">
      <w:pPr>
        <w:pStyle w:val="CommentText"/>
      </w:pPr>
      <w:r>
        <w:rPr>
          <w:rStyle w:val="CommentReference"/>
        </w:rPr>
        <w:annotationRef/>
      </w:r>
      <w:r>
        <w:t>Need left and right on these brains</w:t>
      </w:r>
    </w:p>
  </w:comment>
  <w:comment w:id="382" w:author="Luke H" w:date="2018-12-15T16:45:00Z" w:initials="LJH">
    <w:p w14:paraId="792E3471" w14:textId="113C9DA3" w:rsidR="00DB03B5" w:rsidRDefault="00DB03B5">
      <w:pPr>
        <w:pStyle w:val="CommentText"/>
      </w:pPr>
      <w:r>
        <w:rPr>
          <w:rStyle w:val="CommentReference"/>
        </w:rPr>
        <w:annotationRef/>
      </w:r>
      <w:r>
        <w:t>Will do later</w:t>
      </w:r>
    </w:p>
  </w:comment>
  <w:comment w:id="383" w:author="Luca Cocchi" w:date="2018-12-12T11:08:00Z" w:initials="LC">
    <w:p w14:paraId="4EFB6FFC" w14:textId="7209D14F" w:rsidR="00DB03B5" w:rsidRDefault="00DB03B5">
      <w:pPr>
        <w:pStyle w:val="CommentText"/>
      </w:pPr>
      <w:r>
        <w:rPr>
          <w:rStyle w:val="CommentReference"/>
        </w:rPr>
        <w:annotationRef/>
      </w:r>
      <w:r>
        <w:t xml:space="preserve">The figure layout is confusing. Perhaps we can use boxes to make sure that people understand what </w:t>
      </w:r>
      <w:proofErr w:type="gramStart"/>
      <w:r>
        <w:t>is A and B.</w:t>
      </w:r>
      <w:proofErr w:type="gramEnd"/>
      <w:r>
        <w:t xml:space="preserve"> Also, we need to describe in the text what the matrix </w:t>
      </w:r>
      <w:proofErr w:type="gramStart"/>
      <w:r>
        <w:t>indicate</w:t>
      </w:r>
      <w:proofErr w:type="gramEnd"/>
      <w:r>
        <w:t xml:space="preserve">. </w:t>
      </w:r>
    </w:p>
  </w:comment>
  <w:comment w:id="384" w:author="Luke H" w:date="2018-12-15T16:57:00Z" w:initials="LJH">
    <w:p w14:paraId="29C4A279" w14:textId="14F5E86E" w:rsidR="00DB03B5" w:rsidRDefault="00DB03B5">
      <w:pPr>
        <w:pStyle w:val="CommentText"/>
      </w:pPr>
      <w:r>
        <w:rPr>
          <w:rStyle w:val="CommentReference"/>
        </w:rPr>
        <w:annotationRef/>
      </w:r>
      <w:r>
        <w:t>I can move B to the bottom (was trying to save space).</w:t>
      </w:r>
    </w:p>
  </w:comment>
  <w:comment w:id="385" w:author="Luca Cocchi" w:date="2018-12-12T11:14:00Z" w:initials="LC">
    <w:p w14:paraId="1A556B60" w14:textId="28F43CBD" w:rsidR="00DB03B5" w:rsidRDefault="00DB03B5">
      <w:pPr>
        <w:pStyle w:val="CommentText"/>
      </w:pPr>
      <w:r>
        <w:rPr>
          <w:rStyle w:val="CommentReference"/>
        </w:rPr>
        <w:annotationRef/>
      </w:r>
      <w:r>
        <w:t xml:space="preserve">Ok, I now get what has been done. We have a first analysis on the whole connectome and then we performed a post hoc analysis constrained to the network showing a deficit in functional connectivity (psych med paper). </w:t>
      </w:r>
      <w:proofErr w:type="gramStart"/>
      <w:r>
        <w:t>Again</w:t>
      </w:r>
      <w:proofErr w:type="gramEnd"/>
      <w:r>
        <w:t xml:space="preserve"> this is currently THE MAJOR ISSUE in this paper- it is not clear why this targeted analysis was done. We probably need a separate section in both the methods and the results to make sure that the rationale of this analysis is clear: “Changes in function-structure relationship in networks showing group differences in FC”. For the results we have the next </w:t>
      </w:r>
      <w:proofErr w:type="gramStart"/>
      <w:r>
        <w:t>section</w:t>
      </w:r>
      <w:proofErr w:type="gramEnd"/>
      <w:r>
        <w:t xml:space="preserve"> but this section is not clear. </w:t>
      </w:r>
    </w:p>
  </w:comment>
  <w:comment w:id="389" w:author="Luca Cocchi" w:date="2018-12-12T11:26:00Z" w:initials="LC">
    <w:p w14:paraId="3CCAF6C7" w14:textId="0D4CEC30" w:rsidR="00DB03B5" w:rsidRDefault="00DB03B5">
      <w:pPr>
        <w:pStyle w:val="CommentText"/>
      </w:pPr>
      <w:r>
        <w:rPr>
          <w:rStyle w:val="CommentReference"/>
        </w:rPr>
        <w:annotationRef/>
      </w:r>
      <w:r>
        <w:t xml:space="preserve">This has been said (or should be said) in the methods, no need to repeat. </w:t>
      </w:r>
    </w:p>
  </w:comment>
  <w:comment w:id="390" w:author="Luke H" w:date="2018-12-15T16:50:00Z" w:initials="LJH">
    <w:p w14:paraId="60CEB813" w14:textId="4C061127" w:rsidR="00DB03B5" w:rsidRDefault="00DB03B5">
      <w:pPr>
        <w:pStyle w:val="CommentText"/>
      </w:pPr>
      <w:r>
        <w:rPr>
          <w:rStyle w:val="CommentReference"/>
        </w:rPr>
        <w:annotationRef/>
      </w:r>
      <w:r>
        <w:t>I think it helps the reader to reiterate why you are doing the analysis. There is no ‘cost’ in making sure they can follow.</w:t>
      </w:r>
    </w:p>
  </w:comment>
  <w:comment w:id="392" w:author="Luca Cocchi" w:date="2018-12-12T11:43:00Z" w:initials="LC">
    <w:p w14:paraId="39A64103" w14:textId="4C15AA9C" w:rsidR="00DB03B5" w:rsidRDefault="00DB03B5">
      <w:pPr>
        <w:pStyle w:val="CommentText"/>
      </w:pPr>
      <w:r>
        <w:rPr>
          <w:rStyle w:val="CommentReference"/>
        </w:rPr>
        <w:annotationRef/>
      </w:r>
      <w:r>
        <w:t xml:space="preserve">We should comment on this in the discussion. It does fit the original hypothesis. </w:t>
      </w:r>
    </w:p>
  </w:comment>
  <w:comment w:id="393" w:author="Luca Cocchi" w:date="2018-12-12T11:39:00Z" w:initials="LC">
    <w:p w14:paraId="42960A0E" w14:textId="47E3CD06" w:rsidR="00DB03B5" w:rsidRDefault="00DB03B5">
      <w:pPr>
        <w:pStyle w:val="CommentText"/>
      </w:pPr>
      <w:r>
        <w:rPr>
          <w:rStyle w:val="CommentReference"/>
        </w:rPr>
        <w:annotationRef/>
      </w:r>
      <w:r>
        <w:t>why we did not use the PCA scores? We should.</w:t>
      </w:r>
    </w:p>
  </w:comment>
  <w:comment w:id="394" w:author="Luke H" w:date="2018-12-21T09:53:00Z" w:initials="LJH">
    <w:p w14:paraId="02E36C2C" w14:textId="5968A129" w:rsidR="00B45891" w:rsidRDefault="00B45891">
      <w:pPr>
        <w:pStyle w:val="CommentText"/>
      </w:pPr>
      <w:r>
        <w:rPr>
          <w:rStyle w:val="CommentReference"/>
        </w:rPr>
        <w:annotationRef/>
      </w:r>
      <w:proofErr w:type="gramStart"/>
      <w:r w:rsidR="00D03AAE">
        <w:t>Yes</w:t>
      </w:r>
      <w:proofErr w:type="gramEnd"/>
      <w:r w:rsidR="00D03AAE">
        <w:t xml:space="preserve"> maybe we should remove this last analysis… I assume this is the </w:t>
      </w:r>
      <w:proofErr w:type="gramStart"/>
      <w:r w:rsidR="00D03AAE">
        <w:t>justification</w:t>
      </w:r>
      <w:proofErr w:type="gramEnd"/>
      <w:r w:rsidR="00D03AAE">
        <w:t xml:space="preserve"> but it is not a very good one. Arguably just introduces more multiple comparisons.</w:t>
      </w:r>
    </w:p>
  </w:comment>
  <w:comment w:id="499" w:author="Luca Cocchi" w:date="2018-12-12T15:40:00Z" w:initials="LC">
    <w:p w14:paraId="78DDD738" w14:textId="5E457251" w:rsidR="00DB03B5" w:rsidRDefault="00DB03B5">
      <w:pPr>
        <w:pStyle w:val="CommentText"/>
      </w:pPr>
      <w:r>
        <w:rPr>
          <w:rStyle w:val="CommentReference"/>
        </w:rPr>
        <w:annotationRef/>
      </w:r>
      <w:r>
        <w:t xml:space="preserve">I suggest make this more succinct and linked to the data. The structure of the Discussion isn’t very clear. Just discuss the main findings, the limitations, and a summary.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E749E3" w15:done="0"/>
  <w15:commentEx w15:paraId="34DB6ADE" w15:paraIdParent="38E749E3" w15:done="0"/>
  <w15:commentEx w15:paraId="08A652C2" w15:done="0"/>
  <w15:commentEx w15:paraId="0DF72CBA" w15:done="0"/>
  <w15:commentEx w15:paraId="45BABE1A" w15:paraIdParent="0DF72CBA" w15:done="0"/>
  <w15:commentEx w15:paraId="02F0940E" w15:done="0"/>
  <w15:commentEx w15:paraId="0B39FCC6" w15:done="0"/>
  <w15:commentEx w15:paraId="5FF78F6D" w15:done="0"/>
  <w15:commentEx w15:paraId="2E24496D" w15:done="0"/>
  <w15:commentEx w15:paraId="29ED1318" w15:done="0"/>
  <w15:commentEx w15:paraId="403BEDCD" w15:done="0"/>
  <w15:commentEx w15:paraId="1678FD6B" w15:done="0"/>
  <w15:commentEx w15:paraId="151473A5" w15:done="0"/>
  <w15:commentEx w15:paraId="1FF5DFD3" w15:done="0"/>
  <w15:commentEx w15:paraId="263364F3" w15:paraIdParent="1FF5DFD3" w15:done="0"/>
  <w15:commentEx w15:paraId="7F35C40D" w15:done="0"/>
  <w15:commentEx w15:paraId="564EC59C" w15:paraIdParent="7F35C40D" w15:done="0"/>
  <w15:commentEx w15:paraId="7E886CFE" w15:done="0"/>
  <w15:commentEx w15:paraId="3CC53F0D" w15:paraIdParent="7E886CFE" w15:done="0"/>
  <w15:commentEx w15:paraId="3C96E47B" w15:done="0"/>
  <w15:commentEx w15:paraId="5F8ACF4F" w15:paraIdParent="3C96E47B" w15:done="0"/>
  <w15:commentEx w15:paraId="38963ADB" w15:done="0"/>
  <w15:commentEx w15:paraId="79B3339F" w15:paraIdParent="38963ADB" w15:done="0"/>
  <w15:commentEx w15:paraId="41A2AF21" w15:done="0"/>
  <w15:commentEx w15:paraId="792E3471" w15:paraIdParent="41A2AF21" w15:done="0"/>
  <w15:commentEx w15:paraId="4EFB6FFC" w15:done="0"/>
  <w15:commentEx w15:paraId="29C4A279" w15:paraIdParent="4EFB6FFC" w15:done="0"/>
  <w15:commentEx w15:paraId="1A556B60" w15:done="0"/>
  <w15:commentEx w15:paraId="3CCAF6C7" w15:done="0"/>
  <w15:commentEx w15:paraId="60CEB813" w15:paraIdParent="3CCAF6C7" w15:done="0"/>
  <w15:commentEx w15:paraId="39A64103" w15:done="0"/>
  <w15:commentEx w15:paraId="42960A0E" w15:done="0"/>
  <w15:commentEx w15:paraId="02E36C2C" w15:paraIdParent="42960A0E" w15:done="0"/>
  <w15:commentEx w15:paraId="78DDD7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E749E3" w16cid:durableId="1FBF95CC"/>
  <w16cid:commentId w16cid:paraId="34DB6ADE" w16cid:durableId="1FBFA5B6"/>
  <w16cid:commentId w16cid:paraId="08A652C2" w16cid:durableId="1FB5380A"/>
  <w16cid:commentId w16cid:paraId="0DF72CBA" w16cid:durableId="1FBF95CE"/>
  <w16cid:commentId w16cid:paraId="45BABE1A" w16cid:durableId="1FBFA51A"/>
  <w16cid:commentId w16cid:paraId="02F0940E" w16cid:durableId="1FBF95CF"/>
  <w16cid:commentId w16cid:paraId="0B39FCC6" w16cid:durableId="1FBF95D0"/>
  <w16cid:commentId w16cid:paraId="5FF78F6D" w16cid:durableId="1FBF95D1"/>
  <w16cid:commentId w16cid:paraId="2E24496D" w16cid:durableId="1FC72E65"/>
  <w16cid:commentId w16cid:paraId="29ED1318" w16cid:durableId="1FBF95D2"/>
  <w16cid:commentId w16cid:paraId="403BEDCD" w16cid:durableId="1FBF95D3"/>
  <w16cid:commentId w16cid:paraId="1678FD6B" w16cid:durableId="1FBF95D4"/>
  <w16cid:commentId w16cid:paraId="151473A5" w16cid:durableId="1FBF95D5"/>
  <w16cid:commentId w16cid:paraId="1FF5DFD3" w16cid:durableId="1FBF95D6"/>
  <w16cid:commentId w16cid:paraId="263364F3" w16cid:durableId="1FBFA7A5"/>
  <w16cid:commentId w16cid:paraId="7F35C40D" w16cid:durableId="1FBF95D7"/>
  <w16cid:commentId w16cid:paraId="564EC59C" w16cid:durableId="1FBFA8B9"/>
  <w16cid:commentId w16cid:paraId="7E886CFE" w16cid:durableId="1FBF95D8"/>
  <w16cid:commentId w16cid:paraId="3CC53F0D" w16cid:durableId="1FC26195"/>
  <w16cid:commentId w16cid:paraId="3C96E47B" w16cid:durableId="1FBF95DB"/>
  <w16cid:commentId w16cid:paraId="5F8ACF4F" w16cid:durableId="1FBFB0A8"/>
  <w16cid:commentId w16cid:paraId="38963ADB" w16cid:durableId="1FBF95DF"/>
  <w16cid:commentId w16cid:paraId="79B3339F" w16cid:durableId="1FBFAB75"/>
  <w16cid:commentId w16cid:paraId="41A2AF21" w16cid:durableId="1FBF95E0"/>
  <w16cid:commentId w16cid:paraId="792E3471" w16cid:durableId="1FBFAE28"/>
  <w16cid:commentId w16cid:paraId="4EFB6FFC" w16cid:durableId="1FBF95E6"/>
  <w16cid:commentId w16cid:paraId="29C4A279" w16cid:durableId="1FBFB0F2"/>
  <w16cid:commentId w16cid:paraId="1A556B60" w16cid:durableId="1FBF95E7"/>
  <w16cid:commentId w16cid:paraId="3CCAF6C7" w16cid:durableId="1FBF95EA"/>
  <w16cid:commentId w16cid:paraId="60CEB813" w16cid:durableId="1FBFAF60"/>
  <w16cid:commentId w16cid:paraId="39A64103" w16cid:durableId="1FBF95EC"/>
  <w16cid:commentId w16cid:paraId="42960A0E" w16cid:durableId="1FBF95ED"/>
  <w16cid:commentId w16cid:paraId="02E36C2C" w16cid:durableId="1FC736AE"/>
  <w16cid:commentId w16cid:paraId="78DDD738" w16cid:durableId="1FBF95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91725D"/>
    <w:multiLevelType w:val="hybridMultilevel"/>
    <w:tmpl w:val="3AB23148"/>
    <w:lvl w:ilvl="0" w:tplc="D85248C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a Cocchi">
    <w15:presenceInfo w15:providerId="AD" w15:userId="S-1-5-21-2919783231-549102502-4132752465-13985"/>
  </w15:person>
  <w15:person w15:author="Luke H">
    <w15:presenceInfo w15:providerId="None" w15:userId="Luke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B68"/>
    <w:rsid w:val="00002302"/>
    <w:rsid w:val="00002328"/>
    <w:rsid w:val="00011D07"/>
    <w:rsid w:val="000268DA"/>
    <w:rsid w:val="00035809"/>
    <w:rsid w:val="000472BA"/>
    <w:rsid w:val="00052E43"/>
    <w:rsid w:val="0005445E"/>
    <w:rsid w:val="000548A5"/>
    <w:rsid w:val="00062CDA"/>
    <w:rsid w:val="0006434C"/>
    <w:rsid w:val="00065CF1"/>
    <w:rsid w:val="00073F49"/>
    <w:rsid w:val="0007712C"/>
    <w:rsid w:val="00083824"/>
    <w:rsid w:val="00096878"/>
    <w:rsid w:val="00097D86"/>
    <w:rsid w:val="000B74CA"/>
    <w:rsid w:val="000C709D"/>
    <w:rsid w:val="000F2BE5"/>
    <w:rsid w:val="000F71C8"/>
    <w:rsid w:val="00127F7B"/>
    <w:rsid w:val="00142BE6"/>
    <w:rsid w:val="00142DA6"/>
    <w:rsid w:val="00152E74"/>
    <w:rsid w:val="0015708F"/>
    <w:rsid w:val="00175588"/>
    <w:rsid w:val="00184C54"/>
    <w:rsid w:val="001860ED"/>
    <w:rsid w:val="001910AF"/>
    <w:rsid w:val="001928AF"/>
    <w:rsid w:val="00193833"/>
    <w:rsid w:val="001A02E2"/>
    <w:rsid w:val="001F27AA"/>
    <w:rsid w:val="001F6C65"/>
    <w:rsid w:val="00210148"/>
    <w:rsid w:val="002312AF"/>
    <w:rsid w:val="0024330B"/>
    <w:rsid w:val="00261CC6"/>
    <w:rsid w:val="002670B3"/>
    <w:rsid w:val="00291DFC"/>
    <w:rsid w:val="002B5B68"/>
    <w:rsid w:val="002D4B1B"/>
    <w:rsid w:val="002E3390"/>
    <w:rsid w:val="002E4D08"/>
    <w:rsid w:val="002F15A8"/>
    <w:rsid w:val="002F7FB3"/>
    <w:rsid w:val="00303056"/>
    <w:rsid w:val="003044D3"/>
    <w:rsid w:val="00325EBC"/>
    <w:rsid w:val="00333EB7"/>
    <w:rsid w:val="003435DF"/>
    <w:rsid w:val="003512F5"/>
    <w:rsid w:val="003638E6"/>
    <w:rsid w:val="00364BAE"/>
    <w:rsid w:val="0036688A"/>
    <w:rsid w:val="00372AB7"/>
    <w:rsid w:val="003956E0"/>
    <w:rsid w:val="003B2111"/>
    <w:rsid w:val="003B704C"/>
    <w:rsid w:val="003C210E"/>
    <w:rsid w:val="003C4886"/>
    <w:rsid w:val="003D76AE"/>
    <w:rsid w:val="003E2D70"/>
    <w:rsid w:val="003F7EE3"/>
    <w:rsid w:val="00402CBA"/>
    <w:rsid w:val="004105F7"/>
    <w:rsid w:val="004420E4"/>
    <w:rsid w:val="004425E9"/>
    <w:rsid w:val="00443D3C"/>
    <w:rsid w:val="004458E9"/>
    <w:rsid w:val="00450C3E"/>
    <w:rsid w:val="00454EF1"/>
    <w:rsid w:val="0046009C"/>
    <w:rsid w:val="00460FB3"/>
    <w:rsid w:val="00462898"/>
    <w:rsid w:val="004A187A"/>
    <w:rsid w:val="004A79B5"/>
    <w:rsid w:val="004B377F"/>
    <w:rsid w:val="004B7DD3"/>
    <w:rsid w:val="004C2F97"/>
    <w:rsid w:val="004C30FA"/>
    <w:rsid w:val="004C3588"/>
    <w:rsid w:val="004D54E1"/>
    <w:rsid w:val="004E568F"/>
    <w:rsid w:val="005070DE"/>
    <w:rsid w:val="00544ABB"/>
    <w:rsid w:val="00556218"/>
    <w:rsid w:val="005753C7"/>
    <w:rsid w:val="005A28C5"/>
    <w:rsid w:val="005C2089"/>
    <w:rsid w:val="005D45E9"/>
    <w:rsid w:val="005E5F9D"/>
    <w:rsid w:val="005E5FFE"/>
    <w:rsid w:val="0060157D"/>
    <w:rsid w:val="006122C5"/>
    <w:rsid w:val="00612C47"/>
    <w:rsid w:val="00623E54"/>
    <w:rsid w:val="00627F17"/>
    <w:rsid w:val="00630241"/>
    <w:rsid w:val="00634551"/>
    <w:rsid w:val="00634BC0"/>
    <w:rsid w:val="00637AEE"/>
    <w:rsid w:val="006508D0"/>
    <w:rsid w:val="00661A60"/>
    <w:rsid w:val="0067100A"/>
    <w:rsid w:val="00675D7D"/>
    <w:rsid w:val="006829BE"/>
    <w:rsid w:val="00696521"/>
    <w:rsid w:val="006D317C"/>
    <w:rsid w:val="006E4A4C"/>
    <w:rsid w:val="007007F3"/>
    <w:rsid w:val="00707138"/>
    <w:rsid w:val="00733EC5"/>
    <w:rsid w:val="00743575"/>
    <w:rsid w:val="00787B6F"/>
    <w:rsid w:val="0079069C"/>
    <w:rsid w:val="007A0D4C"/>
    <w:rsid w:val="007A10CD"/>
    <w:rsid w:val="007A5A01"/>
    <w:rsid w:val="007C7AAE"/>
    <w:rsid w:val="007D2C63"/>
    <w:rsid w:val="007D382E"/>
    <w:rsid w:val="007E0E81"/>
    <w:rsid w:val="007F22E7"/>
    <w:rsid w:val="00802672"/>
    <w:rsid w:val="00814376"/>
    <w:rsid w:val="008275AD"/>
    <w:rsid w:val="00831E86"/>
    <w:rsid w:val="00850554"/>
    <w:rsid w:val="00856D7D"/>
    <w:rsid w:val="008708E5"/>
    <w:rsid w:val="00883E3A"/>
    <w:rsid w:val="008A47D7"/>
    <w:rsid w:val="008B698B"/>
    <w:rsid w:val="008B7BD5"/>
    <w:rsid w:val="008B7DD2"/>
    <w:rsid w:val="008C0C96"/>
    <w:rsid w:val="008C2E49"/>
    <w:rsid w:val="008D3111"/>
    <w:rsid w:val="008E5E21"/>
    <w:rsid w:val="008F55DC"/>
    <w:rsid w:val="00900971"/>
    <w:rsid w:val="0091595E"/>
    <w:rsid w:val="0096492D"/>
    <w:rsid w:val="00965ACA"/>
    <w:rsid w:val="009675A4"/>
    <w:rsid w:val="00971F06"/>
    <w:rsid w:val="00977E8B"/>
    <w:rsid w:val="00980D1D"/>
    <w:rsid w:val="009832E6"/>
    <w:rsid w:val="0099124E"/>
    <w:rsid w:val="009A149F"/>
    <w:rsid w:val="009A2320"/>
    <w:rsid w:val="009B2991"/>
    <w:rsid w:val="009B636B"/>
    <w:rsid w:val="009C17B2"/>
    <w:rsid w:val="009C21DA"/>
    <w:rsid w:val="009C55D7"/>
    <w:rsid w:val="009D17AA"/>
    <w:rsid w:val="009E25B2"/>
    <w:rsid w:val="009E466F"/>
    <w:rsid w:val="009F396B"/>
    <w:rsid w:val="00A07031"/>
    <w:rsid w:val="00A442B3"/>
    <w:rsid w:val="00A54A06"/>
    <w:rsid w:val="00A60807"/>
    <w:rsid w:val="00A734BB"/>
    <w:rsid w:val="00A76C14"/>
    <w:rsid w:val="00A774EA"/>
    <w:rsid w:val="00A92FD9"/>
    <w:rsid w:val="00AA08C8"/>
    <w:rsid w:val="00AA2FF4"/>
    <w:rsid w:val="00AC3ACF"/>
    <w:rsid w:val="00B008E7"/>
    <w:rsid w:val="00B10AC4"/>
    <w:rsid w:val="00B165FB"/>
    <w:rsid w:val="00B25B37"/>
    <w:rsid w:val="00B40C37"/>
    <w:rsid w:val="00B45891"/>
    <w:rsid w:val="00B55AAA"/>
    <w:rsid w:val="00B67AC6"/>
    <w:rsid w:val="00B83ABA"/>
    <w:rsid w:val="00B8633C"/>
    <w:rsid w:val="00B928F2"/>
    <w:rsid w:val="00B97A1A"/>
    <w:rsid w:val="00BA0F68"/>
    <w:rsid w:val="00BF2867"/>
    <w:rsid w:val="00C146B0"/>
    <w:rsid w:val="00C81258"/>
    <w:rsid w:val="00C86D4C"/>
    <w:rsid w:val="00CA049F"/>
    <w:rsid w:val="00CC5365"/>
    <w:rsid w:val="00CD3631"/>
    <w:rsid w:val="00CD5480"/>
    <w:rsid w:val="00CD5DC0"/>
    <w:rsid w:val="00CD7EEC"/>
    <w:rsid w:val="00CE7DB4"/>
    <w:rsid w:val="00D03AAE"/>
    <w:rsid w:val="00D113C7"/>
    <w:rsid w:val="00D37C67"/>
    <w:rsid w:val="00D7551F"/>
    <w:rsid w:val="00D9357A"/>
    <w:rsid w:val="00D96A96"/>
    <w:rsid w:val="00DA0589"/>
    <w:rsid w:val="00DB03B5"/>
    <w:rsid w:val="00DC0CA2"/>
    <w:rsid w:val="00DC2CF5"/>
    <w:rsid w:val="00DC5599"/>
    <w:rsid w:val="00DD2AD6"/>
    <w:rsid w:val="00DE3B60"/>
    <w:rsid w:val="00DF1156"/>
    <w:rsid w:val="00DF2F56"/>
    <w:rsid w:val="00E06C2C"/>
    <w:rsid w:val="00E10274"/>
    <w:rsid w:val="00E33451"/>
    <w:rsid w:val="00E949B1"/>
    <w:rsid w:val="00EB0F76"/>
    <w:rsid w:val="00EB3B74"/>
    <w:rsid w:val="00EB4193"/>
    <w:rsid w:val="00ED203C"/>
    <w:rsid w:val="00EE777B"/>
    <w:rsid w:val="00EF5917"/>
    <w:rsid w:val="00F02749"/>
    <w:rsid w:val="00F164F9"/>
    <w:rsid w:val="00F3229C"/>
    <w:rsid w:val="00F3780C"/>
    <w:rsid w:val="00F5082C"/>
    <w:rsid w:val="00F57C61"/>
    <w:rsid w:val="00F57EFD"/>
    <w:rsid w:val="00F57F0E"/>
    <w:rsid w:val="00F92523"/>
    <w:rsid w:val="00F95F59"/>
    <w:rsid w:val="00F960E1"/>
    <w:rsid w:val="00FA32BA"/>
    <w:rsid w:val="00FA65E9"/>
    <w:rsid w:val="00FB05B0"/>
    <w:rsid w:val="00FB42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46B19F"/>
  <w15:docId w15:val="{1A9DD11E-E202-9C46-811A-2AEAB4F08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GB"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54EF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4EF1"/>
    <w:rPr>
      <w:rFonts w:ascii="Times New Roman" w:hAnsi="Times New Roman" w:cs="Times New Roman"/>
      <w:sz w:val="18"/>
      <w:szCs w:val="18"/>
    </w:rPr>
  </w:style>
  <w:style w:type="paragraph" w:styleId="ListParagraph">
    <w:name w:val="List Paragraph"/>
    <w:basedOn w:val="Normal"/>
    <w:uiPriority w:val="34"/>
    <w:qFormat/>
    <w:rsid w:val="00454EF1"/>
    <w:pPr>
      <w:ind w:left="720"/>
    </w:pPr>
  </w:style>
  <w:style w:type="paragraph" w:customStyle="1" w:styleId="Normal1">
    <w:name w:val="Normal1"/>
    <w:rsid w:val="00454EF1"/>
    <w:pPr>
      <w:contextualSpacing w:val="0"/>
    </w:pPr>
    <w:rPr>
      <w:color w:val="000000"/>
      <w:lang w:val="en-AU"/>
    </w:rPr>
  </w:style>
  <w:style w:type="character" w:styleId="Hyperlink">
    <w:name w:val="Hyperlink"/>
    <w:basedOn w:val="DefaultParagraphFont"/>
    <w:uiPriority w:val="99"/>
    <w:unhideWhenUsed/>
    <w:rsid w:val="00454EF1"/>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3C4886"/>
    <w:rPr>
      <w:b/>
      <w:bCs/>
    </w:rPr>
  </w:style>
  <w:style w:type="character" w:customStyle="1" w:styleId="CommentSubjectChar">
    <w:name w:val="Comment Subject Char"/>
    <w:basedOn w:val="CommentTextChar"/>
    <w:link w:val="CommentSubject"/>
    <w:uiPriority w:val="99"/>
    <w:semiHidden/>
    <w:rsid w:val="003C4886"/>
    <w:rPr>
      <w:b/>
      <w:bCs/>
      <w:sz w:val="20"/>
      <w:szCs w:val="20"/>
    </w:rPr>
  </w:style>
  <w:style w:type="paragraph" w:styleId="Revision">
    <w:name w:val="Revision"/>
    <w:hidden/>
    <w:uiPriority w:val="99"/>
    <w:semiHidden/>
    <w:rsid w:val="00F960E1"/>
    <w:pPr>
      <w:spacing w:line="240" w:lineRule="auto"/>
      <w:contextualSpacing w:val="0"/>
    </w:pPr>
  </w:style>
  <w:style w:type="character" w:styleId="FollowedHyperlink">
    <w:name w:val="FollowedHyperlink"/>
    <w:basedOn w:val="DefaultParagraphFont"/>
    <w:uiPriority w:val="99"/>
    <w:semiHidden/>
    <w:unhideWhenUsed/>
    <w:rsid w:val="00F378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715079">
      <w:bodyDiv w:val="1"/>
      <w:marLeft w:val="0"/>
      <w:marRight w:val="0"/>
      <w:marTop w:val="0"/>
      <w:marBottom w:val="0"/>
      <w:divBdr>
        <w:top w:val="none" w:sz="0" w:space="0" w:color="auto"/>
        <w:left w:val="none" w:sz="0" w:space="0" w:color="auto"/>
        <w:bottom w:val="none" w:sz="0" w:space="0" w:color="auto"/>
        <w:right w:val="none" w:sz="0" w:space="0" w:color="auto"/>
      </w:divBdr>
    </w:div>
    <w:div w:id="1716201834">
      <w:bodyDiv w:val="1"/>
      <w:marLeft w:val="0"/>
      <w:marRight w:val="0"/>
      <w:marTop w:val="0"/>
      <w:marBottom w:val="0"/>
      <w:divBdr>
        <w:top w:val="none" w:sz="0" w:space="0" w:color="auto"/>
        <w:left w:val="none" w:sz="0" w:space="0" w:color="auto"/>
        <w:bottom w:val="none" w:sz="0" w:space="0" w:color="auto"/>
        <w:right w:val="none" w:sz="0" w:space="0" w:color="auto"/>
      </w:divBdr>
    </w:div>
    <w:div w:id="1802264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Nonparametric_statistics" TargetMode="External"/><Relationship Id="rId2" Type="http://schemas.openxmlformats.org/officeDocument/2006/relationships/hyperlink" Target="https://en.wikipedia.org/wiki/Statistics" TargetMode="External"/><Relationship Id="rId1" Type="http://schemas.openxmlformats.org/officeDocument/2006/relationships/hyperlink" Target="https://www.biorxiv.org/content/early/2018/07/03/360586" TargetMode="External"/><Relationship Id="rId5" Type="http://schemas.openxmlformats.org/officeDocument/2006/relationships/hyperlink" Target="https://en.wikipedia.org/wiki/Null_hypothesis" TargetMode="External"/><Relationship Id="rId4" Type="http://schemas.openxmlformats.org/officeDocument/2006/relationships/hyperlink" Target="https://en.wikipedia.org/wiki/Statistical_hypothesis_test"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h0HfhC" TargetMode="External"/><Relationship Id="rId299" Type="http://schemas.openxmlformats.org/officeDocument/2006/relationships/hyperlink" Target="https://www.zotero.org/google-docs/?h0HfhC" TargetMode="External"/><Relationship Id="rId21" Type="http://schemas.openxmlformats.org/officeDocument/2006/relationships/hyperlink" Target="https://www.zotero.org/google-docs/?JqNSuG" TargetMode="External"/><Relationship Id="rId63" Type="http://schemas.openxmlformats.org/officeDocument/2006/relationships/hyperlink" Target="https://www.zotero.org/google-docs/?PTZYpt" TargetMode="External"/><Relationship Id="rId159" Type="http://schemas.openxmlformats.org/officeDocument/2006/relationships/hyperlink" Target="https://www.zotero.org/google-docs/?h0HfhC" TargetMode="External"/><Relationship Id="rId324" Type="http://schemas.openxmlformats.org/officeDocument/2006/relationships/hyperlink" Target="https://www.zotero.org/google-docs/?h0HfhC" TargetMode="External"/><Relationship Id="rId170" Type="http://schemas.openxmlformats.org/officeDocument/2006/relationships/hyperlink" Target="https://www.zotero.org/google-docs/?h0HfhC" TargetMode="External"/><Relationship Id="rId226" Type="http://schemas.openxmlformats.org/officeDocument/2006/relationships/hyperlink" Target="https://www.zotero.org/google-docs/?h0HfhC" TargetMode="External"/><Relationship Id="rId268" Type="http://schemas.openxmlformats.org/officeDocument/2006/relationships/hyperlink" Target="https://www.zotero.org/google-docs/?h0HfhC" TargetMode="External"/><Relationship Id="rId32" Type="http://schemas.openxmlformats.org/officeDocument/2006/relationships/hyperlink" Target="https://www.zotero.org/google-docs/?GFOyMM" TargetMode="External"/><Relationship Id="rId74" Type="http://schemas.openxmlformats.org/officeDocument/2006/relationships/hyperlink" Target="https://www.zotero.org/google-docs/?h0HfhC" TargetMode="External"/><Relationship Id="rId128" Type="http://schemas.openxmlformats.org/officeDocument/2006/relationships/hyperlink" Target="https://www.zotero.org/google-docs/?h0HfhC" TargetMode="External"/><Relationship Id="rId335" Type="http://schemas.openxmlformats.org/officeDocument/2006/relationships/hyperlink" Target="https://www.zotero.org/google-docs/?h0HfhC" TargetMode="External"/><Relationship Id="rId5" Type="http://schemas.openxmlformats.org/officeDocument/2006/relationships/webSettings" Target="webSettings.xml"/><Relationship Id="rId181" Type="http://schemas.openxmlformats.org/officeDocument/2006/relationships/hyperlink" Target="https://www.zotero.org/google-docs/?h0HfhC" TargetMode="External"/><Relationship Id="rId237" Type="http://schemas.openxmlformats.org/officeDocument/2006/relationships/hyperlink" Target="https://www.zotero.org/google-docs/?h0HfhC" TargetMode="External"/><Relationship Id="rId279" Type="http://schemas.openxmlformats.org/officeDocument/2006/relationships/hyperlink" Target="https://www.zotero.org/google-docs/?h0HfhC" TargetMode="External"/><Relationship Id="rId43" Type="http://schemas.openxmlformats.org/officeDocument/2006/relationships/hyperlink" Target="https://www.zotero.org/google-docs/?HdLpb6" TargetMode="External"/><Relationship Id="rId139" Type="http://schemas.openxmlformats.org/officeDocument/2006/relationships/hyperlink" Target="https://www.zotero.org/google-docs/?h0HfhC" TargetMode="External"/><Relationship Id="rId290" Type="http://schemas.openxmlformats.org/officeDocument/2006/relationships/hyperlink" Target="https://www.zotero.org/google-docs/?h0HfhC" TargetMode="External"/><Relationship Id="rId304" Type="http://schemas.openxmlformats.org/officeDocument/2006/relationships/hyperlink" Target="https://www.zotero.org/google-docs/?h0HfhC" TargetMode="External"/><Relationship Id="rId346" Type="http://schemas.openxmlformats.org/officeDocument/2006/relationships/hyperlink" Target="https://www.zotero.org/google-docs/?h0HfhC" TargetMode="External"/><Relationship Id="rId85" Type="http://schemas.openxmlformats.org/officeDocument/2006/relationships/hyperlink" Target="https://www.zotero.org/google-docs/?h0HfhC" TargetMode="External"/><Relationship Id="rId150" Type="http://schemas.openxmlformats.org/officeDocument/2006/relationships/hyperlink" Target="https://www.zotero.org/google-docs/?h0HfhC" TargetMode="External"/><Relationship Id="rId192" Type="http://schemas.openxmlformats.org/officeDocument/2006/relationships/hyperlink" Target="https://www.zotero.org/google-docs/?h0HfhC" TargetMode="External"/><Relationship Id="rId206" Type="http://schemas.openxmlformats.org/officeDocument/2006/relationships/hyperlink" Target="https://www.zotero.org/google-docs/?h0HfhC" TargetMode="External"/><Relationship Id="rId248" Type="http://schemas.openxmlformats.org/officeDocument/2006/relationships/hyperlink" Target="https://www.zotero.org/google-docs/?h0HfhC" TargetMode="External"/><Relationship Id="rId12" Type="http://schemas.openxmlformats.org/officeDocument/2006/relationships/hyperlink" Target="https://www.zotero.org/google-docs/?JKnDxP" TargetMode="External"/><Relationship Id="rId108" Type="http://schemas.openxmlformats.org/officeDocument/2006/relationships/hyperlink" Target="https://www.zotero.org/google-docs/?h0HfhC" TargetMode="External"/><Relationship Id="rId315" Type="http://schemas.openxmlformats.org/officeDocument/2006/relationships/hyperlink" Target="https://www.zotero.org/google-docs/?h0HfhC" TargetMode="External"/><Relationship Id="rId357" Type="http://schemas.openxmlformats.org/officeDocument/2006/relationships/hyperlink" Target="https://www.zotero.org/google-docs/?h0HfhC" TargetMode="External"/><Relationship Id="rId54" Type="http://schemas.openxmlformats.org/officeDocument/2006/relationships/hyperlink" Target="https://www.zotero.org/google-docs/?OtHx4X" TargetMode="External"/><Relationship Id="rId96" Type="http://schemas.openxmlformats.org/officeDocument/2006/relationships/hyperlink" Target="https://www.zotero.org/google-docs/?h0HfhC" TargetMode="External"/><Relationship Id="rId161" Type="http://schemas.openxmlformats.org/officeDocument/2006/relationships/hyperlink" Target="https://www.zotero.org/google-docs/?h0HfhC" TargetMode="External"/><Relationship Id="rId217" Type="http://schemas.openxmlformats.org/officeDocument/2006/relationships/hyperlink" Target="https://www.zotero.org/google-docs/?h0HfhC" TargetMode="External"/><Relationship Id="rId259" Type="http://schemas.openxmlformats.org/officeDocument/2006/relationships/hyperlink" Target="https://www.zotero.org/google-docs/?h0HfhC" TargetMode="External"/><Relationship Id="rId23" Type="http://schemas.openxmlformats.org/officeDocument/2006/relationships/hyperlink" Target="https://www.zotero.org/google-docs/?S7kzDw" TargetMode="External"/><Relationship Id="rId119" Type="http://schemas.openxmlformats.org/officeDocument/2006/relationships/hyperlink" Target="https://www.zotero.org/google-docs/?h0HfhC" TargetMode="External"/><Relationship Id="rId270" Type="http://schemas.openxmlformats.org/officeDocument/2006/relationships/hyperlink" Target="https://www.zotero.org/google-docs/?h0HfhC" TargetMode="External"/><Relationship Id="rId326" Type="http://schemas.openxmlformats.org/officeDocument/2006/relationships/hyperlink" Target="https://www.zotero.org/google-docs/?h0HfhC" TargetMode="External"/><Relationship Id="rId65" Type="http://schemas.openxmlformats.org/officeDocument/2006/relationships/hyperlink" Target="https://www.zotero.org/google-docs/?CB0atI" TargetMode="External"/><Relationship Id="rId130" Type="http://schemas.openxmlformats.org/officeDocument/2006/relationships/hyperlink" Target="https://www.zotero.org/google-docs/?h0HfhC" TargetMode="External"/><Relationship Id="rId172" Type="http://schemas.openxmlformats.org/officeDocument/2006/relationships/hyperlink" Target="https://www.zotero.org/google-docs/?h0HfhC" TargetMode="External"/><Relationship Id="rId228" Type="http://schemas.openxmlformats.org/officeDocument/2006/relationships/hyperlink" Target="https://www.zotero.org/google-docs/?h0HfhC" TargetMode="External"/><Relationship Id="rId281" Type="http://schemas.openxmlformats.org/officeDocument/2006/relationships/hyperlink" Target="https://www.zotero.org/google-docs/?h0HfhC" TargetMode="External"/><Relationship Id="rId337" Type="http://schemas.openxmlformats.org/officeDocument/2006/relationships/hyperlink" Target="https://www.zotero.org/google-docs/?h0HfhC" TargetMode="External"/><Relationship Id="rId34" Type="http://schemas.openxmlformats.org/officeDocument/2006/relationships/hyperlink" Target="https://www.zotero.org/google-docs/?Y7bhDz" TargetMode="External"/><Relationship Id="rId76" Type="http://schemas.openxmlformats.org/officeDocument/2006/relationships/hyperlink" Target="https://www.zotero.org/google-docs/?h0HfhC" TargetMode="External"/><Relationship Id="rId141" Type="http://schemas.openxmlformats.org/officeDocument/2006/relationships/hyperlink" Target="https://www.zotero.org/google-docs/?h0HfhC" TargetMode="External"/><Relationship Id="rId7" Type="http://schemas.microsoft.com/office/2011/relationships/commentsExtended" Target="commentsExtended.xml"/><Relationship Id="rId183" Type="http://schemas.openxmlformats.org/officeDocument/2006/relationships/hyperlink" Target="https://www.zotero.org/google-docs/?h0HfhC" TargetMode="External"/><Relationship Id="rId239" Type="http://schemas.openxmlformats.org/officeDocument/2006/relationships/hyperlink" Target="https://www.zotero.org/google-docs/?h0HfhC" TargetMode="External"/><Relationship Id="rId250" Type="http://schemas.openxmlformats.org/officeDocument/2006/relationships/hyperlink" Target="https://www.zotero.org/google-docs/?h0HfhC" TargetMode="External"/><Relationship Id="rId292" Type="http://schemas.openxmlformats.org/officeDocument/2006/relationships/hyperlink" Target="https://www.zotero.org/google-docs/?h0HfhC" TargetMode="External"/><Relationship Id="rId306" Type="http://schemas.openxmlformats.org/officeDocument/2006/relationships/hyperlink" Target="https://www.zotero.org/google-docs/?h0HfhC" TargetMode="External"/><Relationship Id="rId45" Type="http://schemas.openxmlformats.org/officeDocument/2006/relationships/hyperlink" Target="https://www.zotero.org/google-docs/?HN1QS1" TargetMode="External"/><Relationship Id="rId87" Type="http://schemas.openxmlformats.org/officeDocument/2006/relationships/hyperlink" Target="https://www.zotero.org/google-docs/?h0HfhC" TargetMode="External"/><Relationship Id="rId110" Type="http://schemas.openxmlformats.org/officeDocument/2006/relationships/hyperlink" Target="https://www.zotero.org/google-docs/?h0HfhC" TargetMode="External"/><Relationship Id="rId348" Type="http://schemas.openxmlformats.org/officeDocument/2006/relationships/hyperlink" Target="https://www.zotero.org/google-docs/?h0HfhC" TargetMode="External"/><Relationship Id="rId152" Type="http://schemas.openxmlformats.org/officeDocument/2006/relationships/hyperlink" Target="https://www.zotero.org/google-docs/?h0HfhC" TargetMode="External"/><Relationship Id="rId194" Type="http://schemas.openxmlformats.org/officeDocument/2006/relationships/hyperlink" Target="https://www.zotero.org/google-docs/?h0HfhC" TargetMode="External"/><Relationship Id="rId208" Type="http://schemas.openxmlformats.org/officeDocument/2006/relationships/hyperlink" Target="https://www.zotero.org/google-docs/?h0HfhC" TargetMode="External"/><Relationship Id="rId261" Type="http://schemas.openxmlformats.org/officeDocument/2006/relationships/hyperlink" Target="https://www.zotero.org/google-docs/?h0HfhC" TargetMode="External"/><Relationship Id="rId14" Type="http://schemas.openxmlformats.org/officeDocument/2006/relationships/hyperlink" Target="https://www.zotero.org/google-docs/?McIWNk" TargetMode="External"/><Relationship Id="rId56" Type="http://schemas.openxmlformats.org/officeDocument/2006/relationships/hyperlink" Target="https://www.zotero.org/google-docs/?YTRKxk" TargetMode="External"/><Relationship Id="rId317" Type="http://schemas.openxmlformats.org/officeDocument/2006/relationships/hyperlink" Target="https://www.zotero.org/google-docs/?h0HfhC" TargetMode="External"/><Relationship Id="rId359" Type="http://schemas.openxmlformats.org/officeDocument/2006/relationships/hyperlink" Target="https://www.zotero.org/google-docs/?h0HfhC" TargetMode="External"/><Relationship Id="rId98" Type="http://schemas.openxmlformats.org/officeDocument/2006/relationships/hyperlink" Target="https://www.zotero.org/google-docs/?h0HfhC" TargetMode="External"/><Relationship Id="rId121" Type="http://schemas.openxmlformats.org/officeDocument/2006/relationships/hyperlink" Target="https://www.zotero.org/google-docs/?h0HfhC" TargetMode="External"/><Relationship Id="rId163" Type="http://schemas.openxmlformats.org/officeDocument/2006/relationships/hyperlink" Target="https://www.zotero.org/google-docs/?h0HfhC" TargetMode="External"/><Relationship Id="rId219" Type="http://schemas.openxmlformats.org/officeDocument/2006/relationships/hyperlink" Target="https://www.zotero.org/google-docs/?h0HfhC" TargetMode="External"/><Relationship Id="rId230" Type="http://schemas.openxmlformats.org/officeDocument/2006/relationships/hyperlink" Target="https://www.zotero.org/google-docs/?h0HfhC" TargetMode="External"/><Relationship Id="rId25" Type="http://schemas.openxmlformats.org/officeDocument/2006/relationships/hyperlink" Target="https://www.zotero.org/google-docs/?KJqfqI" TargetMode="External"/><Relationship Id="rId67" Type="http://schemas.openxmlformats.org/officeDocument/2006/relationships/hyperlink" Target="https://www.zotero.org/google-docs/?4xA58Q" TargetMode="External"/><Relationship Id="rId272" Type="http://schemas.openxmlformats.org/officeDocument/2006/relationships/hyperlink" Target="https://www.zotero.org/google-docs/?h0HfhC" TargetMode="External"/><Relationship Id="rId328" Type="http://schemas.openxmlformats.org/officeDocument/2006/relationships/hyperlink" Target="https://www.zotero.org/google-docs/?h0HfhC" TargetMode="External"/><Relationship Id="rId88" Type="http://schemas.openxmlformats.org/officeDocument/2006/relationships/hyperlink" Target="https://www.zotero.org/google-docs/?h0HfhC" TargetMode="External"/><Relationship Id="rId111" Type="http://schemas.openxmlformats.org/officeDocument/2006/relationships/hyperlink" Target="https://www.zotero.org/google-docs/?h0HfhC" TargetMode="External"/><Relationship Id="rId132" Type="http://schemas.openxmlformats.org/officeDocument/2006/relationships/hyperlink" Target="https://www.zotero.org/google-docs/?h0HfhC" TargetMode="External"/><Relationship Id="rId153" Type="http://schemas.openxmlformats.org/officeDocument/2006/relationships/hyperlink" Target="https://www.zotero.org/google-docs/?h0HfhC" TargetMode="External"/><Relationship Id="rId174" Type="http://schemas.openxmlformats.org/officeDocument/2006/relationships/hyperlink" Target="https://www.zotero.org/google-docs/?h0HfhC" TargetMode="External"/><Relationship Id="rId195" Type="http://schemas.openxmlformats.org/officeDocument/2006/relationships/hyperlink" Target="https://www.zotero.org/google-docs/?h0HfhC" TargetMode="External"/><Relationship Id="rId209" Type="http://schemas.openxmlformats.org/officeDocument/2006/relationships/hyperlink" Target="https://www.zotero.org/google-docs/?h0HfhC" TargetMode="External"/><Relationship Id="rId360" Type="http://schemas.openxmlformats.org/officeDocument/2006/relationships/hyperlink" Target="https://www.zotero.org/google-docs/?h0HfhC" TargetMode="External"/><Relationship Id="rId220" Type="http://schemas.openxmlformats.org/officeDocument/2006/relationships/hyperlink" Target="https://www.zotero.org/google-docs/?h0HfhC" TargetMode="External"/><Relationship Id="rId241" Type="http://schemas.openxmlformats.org/officeDocument/2006/relationships/hyperlink" Target="https://www.zotero.org/google-docs/?h0HfhC" TargetMode="External"/><Relationship Id="rId15" Type="http://schemas.openxmlformats.org/officeDocument/2006/relationships/hyperlink" Target="https://www.zotero.org/google-docs/?Eg4RmU" TargetMode="External"/><Relationship Id="rId36" Type="http://schemas.openxmlformats.org/officeDocument/2006/relationships/hyperlink" Target="https://www.zotero.org/google-docs/?ou0SAC" TargetMode="External"/><Relationship Id="rId57" Type="http://schemas.openxmlformats.org/officeDocument/2006/relationships/hyperlink" Target="https://www.zotero.org/google-docs/?fkqbVl" TargetMode="External"/><Relationship Id="rId262" Type="http://schemas.openxmlformats.org/officeDocument/2006/relationships/hyperlink" Target="https://www.zotero.org/google-docs/?h0HfhC" TargetMode="External"/><Relationship Id="rId283" Type="http://schemas.openxmlformats.org/officeDocument/2006/relationships/hyperlink" Target="https://www.zotero.org/google-docs/?h0HfhC" TargetMode="External"/><Relationship Id="rId318" Type="http://schemas.openxmlformats.org/officeDocument/2006/relationships/hyperlink" Target="https://www.zotero.org/google-docs/?h0HfhC" TargetMode="External"/><Relationship Id="rId339" Type="http://schemas.openxmlformats.org/officeDocument/2006/relationships/hyperlink" Target="https://www.zotero.org/google-docs/?h0HfhC" TargetMode="External"/><Relationship Id="rId78" Type="http://schemas.openxmlformats.org/officeDocument/2006/relationships/hyperlink" Target="https://www.zotero.org/google-docs/?h0HfhC" TargetMode="External"/><Relationship Id="rId99" Type="http://schemas.openxmlformats.org/officeDocument/2006/relationships/hyperlink" Target="https://www.zotero.org/google-docs/?h0HfhC" TargetMode="External"/><Relationship Id="rId101" Type="http://schemas.openxmlformats.org/officeDocument/2006/relationships/hyperlink" Target="https://www.zotero.org/google-docs/?h0HfhC" TargetMode="External"/><Relationship Id="rId122" Type="http://schemas.openxmlformats.org/officeDocument/2006/relationships/hyperlink" Target="https://www.zotero.org/google-docs/?h0HfhC" TargetMode="External"/><Relationship Id="rId143" Type="http://schemas.openxmlformats.org/officeDocument/2006/relationships/hyperlink" Target="https://www.zotero.org/google-docs/?h0HfhC" TargetMode="External"/><Relationship Id="rId164" Type="http://schemas.openxmlformats.org/officeDocument/2006/relationships/hyperlink" Target="https://www.zotero.org/google-docs/?h0HfhC" TargetMode="External"/><Relationship Id="rId185" Type="http://schemas.openxmlformats.org/officeDocument/2006/relationships/hyperlink" Target="https://www.zotero.org/google-docs/?h0HfhC" TargetMode="External"/><Relationship Id="rId350" Type="http://schemas.openxmlformats.org/officeDocument/2006/relationships/hyperlink" Target="https://www.zotero.org/google-docs/?h0HfhC" TargetMode="External"/><Relationship Id="rId9" Type="http://schemas.openxmlformats.org/officeDocument/2006/relationships/hyperlink" Target="https://www.zotero.org/google-docs/?GTl02J" TargetMode="External"/><Relationship Id="rId210" Type="http://schemas.openxmlformats.org/officeDocument/2006/relationships/hyperlink" Target="https://www.zotero.org/google-docs/?h0HfhC" TargetMode="External"/><Relationship Id="rId26" Type="http://schemas.openxmlformats.org/officeDocument/2006/relationships/hyperlink" Target="https://www.zotero.org/google-docs/?uXGgOe" TargetMode="External"/><Relationship Id="rId231" Type="http://schemas.openxmlformats.org/officeDocument/2006/relationships/hyperlink" Target="https://www.zotero.org/google-docs/?h0HfhC" TargetMode="External"/><Relationship Id="rId252" Type="http://schemas.openxmlformats.org/officeDocument/2006/relationships/hyperlink" Target="https://www.zotero.org/google-docs/?h0HfhC" TargetMode="External"/><Relationship Id="rId273" Type="http://schemas.openxmlformats.org/officeDocument/2006/relationships/hyperlink" Target="https://www.zotero.org/google-docs/?h0HfhC" TargetMode="External"/><Relationship Id="rId294" Type="http://schemas.openxmlformats.org/officeDocument/2006/relationships/hyperlink" Target="https://www.zotero.org/google-docs/?h0HfhC" TargetMode="External"/><Relationship Id="rId308" Type="http://schemas.openxmlformats.org/officeDocument/2006/relationships/hyperlink" Target="https://www.zotero.org/google-docs/?h0HfhC" TargetMode="External"/><Relationship Id="rId329" Type="http://schemas.openxmlformats.org/officeDocument/2006/relationships/hyperlink" Target="https://www.zotero.org/google-docs/?h0HfhC" TargetMode="External"/><Relationship Id="rId47" Type="http://schemas.openxmlformats.org/officeDocument/2006/relationships/hyperlink" Target="https://www.zotero.org/google-docs/?yydBU5" TargetMode="External"/><Relationship Id="rId68" Type="http://schemas.openxmlformats.org/officeDocument/2006/relationships/hyperlink" Target="https://www.zotero.org/google-docs/?TP6La5" TargetMode="External"/><Relationship Id="rId89" Type="http://schemas.openxmlformats.org/officeDocument/2006/relationships/hyperlink" Target="https://www.zotero.org/google-docs/?h0HfhC" TargetMode="External"/><Relationship Id="rId112" Type="http://schemas.openxmlformats.org/officeDocument/2006/relationships/hyperlink" Target="https://www.zotero.org/google-docs/?h0HfhC" TargetMode="External"/><Relationship Id="rId133" Type="http://schemas.openxmlformats.org/officeDocument/2006/relationships/hyperlink" Target="https://www.zotero.org/google-docs/?h0HfhC" TargetMode="External"/><Relationship Id="rId154" Type="http://schemas.openxmlformats.org/officeDocument/2006/relationships/hyperlink" Target="https://www.zotero.org/google-docs/?h0HfhC" TargetMode="External"/><Relationship Id="rId175" Type="http://schemas.openxmlformats.org/officeDocument/2006/relationships/hyperlink" Target="https://www.zotero.org/google-docs/?h0HfhC" TargetMode="External"/><Relationship Id="rId340" Type="http://schemas.openxmlformats.org/officeDocument/2006/relationships/hyperlink" Target="https://www.zotero.org/google-docs/?h0HfhC" TargetMode="External"/><Relationship Id="rId361" Type="http://schemas.openxmlformats.org/officeDocument/2006/relationships/hyperlink" Target="https://www.zotero.org/google-docs/?h0HfhC" TargetMode="External"/><Relationship Id="rId196" Type="http://schemas.openxmlformats.org/officeDocument/2006/relationships/hyperlink" Target="https://www.zotero.org/google-docs/?h0HfhC" TargetMode="External"/><Relationship Id="rId200" Type="http://schemas.openxmlformats.org/officeDocument/2006/relationships/hyperlink" Target="https://www.zotero.org/google-docs/?h0HfhC" TargetMode="External"/><Relationship Id="rId16" Type="http://schemas.openxmlformats.org/officeDocument/2006/relationships/hyperlink" Target="https://www.zotero.org/google-docs/?P1FA5A" TargetMode="External"/><Relationship Id="rId221" Type="http://schemas.openxmlformats.org/officeDocument/2006/relationships/hyperlink" Target="https://www.zotero.org/google-docs/?h0HfhC" TargetMode="External"/><Relationship Id="rId242" Type="http://schemas.openxmlformats.org/officeDocument/2006/relationships/hyperlink" Target="https://www.zotero.org/google-docs/?h0HfhC" TargetMode="External"/><Relationship Id="rId263" Type="http://schemas.openxmlformats.org/officeDocument/2006/relationships/hyperlink" Target="https://www.zotero.org/google-docs/?h0HfhC" TargetMode="External"/><Relationship Id="rId284" Type="http://schemas.openxmlformats.org/officeDocument/2006/relationships/hyperlink" Target="https://www.zotero.org/google-docs/?h0HfhC" TargetMode="External"/><Relationship Id="rId319" Type="http://schemas.openxmlformats.org/officeDocument/2006/relationships/hyperlink" Target="https://www.zotero.org/google-docs/?h0HfhC" TargetMode="External"/><Relationship Id="rId37" Type="http://schemas.openxmlformats.org/officeDocument/2006/relationships/hyperlink" Target="https://www.zotero.org/google-docs/?K3hC3l" TargetMode="External"/><Relationship Id="rId58" Type="http://schemas.openxmlformats.org/officeDocument/2006/relationships/hyperlink" Target="https://www.zotero.org/google-docs/?gAevJN" TargetMode="External"/><Relationship Id="rId79" Type="http://schemas.openxmlformats.org/officeDocument/2006/relationships/hyperlink" Target="https://www.zotero.org/google-docs/?h0HfhC" TargetMode="External"/><Relationship Id="rId102" Type="http://schemas.openxmlformats.org/officeDocument/2006/relationships/hyperlink" Target="https://www.zotero.org/google-docs/?h0HfhC" TargetMode="External"/><Relationship Id="rId123" Type="http://schemas.openxmlformats.org/officeDocument/2006/relationships/hyperlink" Target="https://www.zotero.org/google-docs/?h0HfhC" TargetMode="External"/><Relationship Id="rId144" Type="http://schemas.openxmlformats.org/officeDocument/2006/relationships/hyperlink" Target="https://www.zotero.org/google-docs/?h0HfhC" TargetMode="External"/><Relationship Id="rId330" Type="http://schemas.openxmlformats.org/officeDocument/2006/relationships/hyperlink" Target="https://www.zotero.org/google-docs/?h0HfhC" TargetMode="External"/><Relationship Id="rId90" Type="http://schemas.openxmlformats.org/officeDocument/2006/relationships/hyperlink" Target="https://www.zotero.org/google-docs/?h0HfhC" TargetMode="External"/><Relationship Id="rId165" Type="http://schemas.openxmlformats.org/officeDocument/2006/relationships/hyperlink" Target="https://www.zotero.org/google-docs/?h0HfhC" TargetMode="External"/><Relationship Id="rId186" Type="http://schemas.openxmlformats.org/officeDocument/2006/relationships/hyperlink" Target="https://www.zotero.org/google-docs/?h0HfhC" TargetMode="External"/><Relationship Id="rId351" Type="http://schemas.openxmlformats.org/officeDocument/2006/relationships/hyperlink" Target="https://www.zotero.org/google-docs/?h0HfhC" TargetMode="External"/><Relationship Id="rId211" Type="http://schemas.openxmlformats.org/officeDocument/2006/relationships/hyperlink" Target="https://www.zotero.org/google-docs/?h0HfhC" TargetMode="External"/><Relationship Id="rId232" Type="http://schemas.openxmlformats.org/officeDocument/2006/relationships/hyperlink" Target="https://www.zotero.org/google-docs/?h0HfhC" TargetMode="External"/><Relationship Id="rId253" Type="http://schemas.openxmlformats.org/officeDocument/2006/relationships/hyperlink" Target="https://www.zotero.org/google-docs/?h0HfhC" TargetMode="External"/><Relationship Id="rId274" Type="http://schemas.openxmlformats.org/officeDocument/2006/relationships/hyperlink" Target="https://www.zotero.org/google-docs/?h0HfhC" TargetMode="External"/><Relationship Id="rId295" Type="http://schemas.openxmlformats.org/officeDocument/2006/relationships/hyperlink" Target="https://www.zotero.org/google-docs/?h0HfhC" TargetMode="External"/><Relationship Id="rId309" Type="http://schemas.openxmlformats.org/officeDocument/2006/relationships/hyperlink" Target="https://www.zotero.org/google-docs/?h0HfhC" TargetMode="External"/><Relationship Id="rId27" Type="http://schemas.openxmlformats.org/officeDocument/2006/relationships/hyperlink" Target="https://www.zotero.org/google-docs/?2LHs5r" TargetMode="External"/><Relationship Id="rId48" Type="http://schemas.openxmlformats.org/officeDocument/2006/relationships/hyperlink" Target="https://github.com/ljhearne/ADHDSCFC" TargetMode="External"/><Relationship Id="rId69" Type="http://schemas.openxmlformats.org/officeDocument/2006/relationships/hyperlink" Target="https://www.zotero.org/google-docs/?husg7t" TargetMode="External"/><Relationship Id="rId113" Type="http://schemas.openxmlformats.org/officeDocument/2006/relationships/hyperlink" Target="https://www.zotero.org/google-docs/?h0HfhC" TargetMode="External"/><Relationship Id="rId134" Type="http://schemas.openxmlformats.org/officeDocument/2006/relationships/hyperlink" Target="https://www.zotero.org/google-docs/?h0HfhC" TargetMode="External"/><Relationship Id="rId320" Type="http://schemas.openxmlformats.org/officeDocument/2006/relationships/hyperlink" Target="https://www.zotero.org/google-docs/?h0HfhC" TargetMode="External"/><Relationship Id="rId80" Type="http://schemas.openxmlformats.org/officeDocument/2006/relationships/hyperlink" Target="https://www.zotero.org/google-docs/?h0HfhC" TargetMode="External"/><Relationship Id="rId155" Type="http://schemas.openxmlformats.org/officeDocument/2006/relationships/hyperlink" Target="https://www.zotero.org/google-docs/?h0HfhC" TargetMode="External"/><Relationship Id="rId176" Type="http://schemas.openxmlformats.org/officeDocument/2006/relationships/hyperlink" Target="https://www.zotero.org/google-docs/?h0HfhC" TargetMode="External"/><Relationship Id="rId197" Type="http://schemas.openxmlformats.org/officeDocument/2006/relationships/hyperlink" Target="https://www.zotero.org/google-docs/?h0HfhC" TargetMode="External"/><Relationship Id="rId341" Type="http://schemas.openxmlformats.org/officeDocument/2006/relationships/hyperlink" Target="https://www.zotero.org/google-docs/?h0HfhC" TargetMode="External"/><Relationship Id="rId362" Type="http://schemas.openxmlformats.org/officeDocument/2006/relationships/fontTable" Target="fontTable.xml"/><Relationship Id="rId201" Type="http://schemas.openxmlformats.org/officeDocument/2006/relationships/hyperlink" Target="https://www.zotero.org/google-docs/?h0HfhC" TargetMode="External"/><Relationship Id="rId222" Type="http://schemas.openxmlformats.org/officeDocument/2006/relationships/hyperlink" Target="https://www.zotero.org/google-docs/?h0HfhC" TargetMode="External"/><Relationship Id="rId243" Type="http://schemas.openxmlformats.org/officeDocument/2006/relationships/hyperlink" Target="https://www.zotero.org/google-docs/?h0HfhC" TargetMode="External"/><Relationship Id="rId264" Type="http://schemas.openxmlformats.org/officeDocument/2006/relationships/hyperlink" Target="https://www.zotero.org/google-docs/?h0HfhC" TargetMode="External"/><Relationship Id="rId285" Type="http://schemas.openxmlformats.org/officeDocument/2006/relationships/hyperlink" Target="https://www.zotero.org/google-docs/?h0HfhC" TargetMode="External"/><Relationship Id="rId17" Type="http://schemas.openxmlformats.org/officeDocument/2006/relationships/hyperlink" Target="https://www.zotero.org/google-docs/?YdtcCt" TargetMode="External"/><Relationship Id="rId38" Type="http://schemas.openxmlformats.org/officeDocument/2006/relationships/hyperlink" Target="https://www.zotero.org/google-docs/?1kgR4g" TargetMode="External"/><Relationship Id="rId59" Type="http://schemas.openxmlformats.org/officeDocument/2006/relationships/hyperlink" Target="https://www.zotero.org/google-docs/?7uldkm" TargetMode="External"/><Relationship Id="rId103" Type="http://schemas.openxmlformats.org/officeDocument/2006/relationships/hyperlink" Target="https://www.zotero.org/google-docs/?h0HfhC" TargetMode="External"/><Relationship Id="rId124" Type="http://schemas.openxmlformats.org/officeDocument/2006/relationships/hyperlink" Target="https://www.zotero.org/google-docs/?h0HfhC" TargetMode="External"/><Relationship Id="rId310" Type="http://schemas.openxmlformats.org/officeDocument/2006/relationships/hyperlink" Target="https://www.zotero.org/google-docs/?h0HfhC" TargetMode="External"/><Relationship Id="rId70" Type="http://schemas.openxmlformats.org/officeDocument/2006/relationships/hyperlink" Target="https://www.zotero.org/google-docs/?FkrmsB" TargetMode="External"/><Relationship Id="rId91" Type="http://schemas.openxmlformats.org/officeDocument/2006/relationships/hyperlink" Target="https://www.zotero.org/google-docs/?h0HfhC" TargetMode="External"/><Relationship Id="rId145" Type="http://schemas.openxmlformats.org/officeDocument/2006/relationships/hyperlink" Target="https://www.zotero.org/google-docs/?h0HfhC" TargetMode="External"/><Relationship Id="rId166" Type="http://schemas.openxmlformats.org/officeDocument/2006/relationships/hyperlink" Target="https://www.zotero.org/google-docs/?h0HfhC" TargetMode="External"/><Relationship Id="rId187" Type="http://schemas.openxmlformats.org/officeDocument/2006/relationships/hyperlink" Target="https://www.zotero.org/google-docs/?h0HfhC" TargetMode="External"/><Relationship Id="rId331" Type="http://schemas.openxmlformats.org/officeDocument/2006/relationships/hyperlink" Target="https://www.zotero.org/google-docs/?h0HfhC" TargetMode="External"/><Relationship Id="rId352" Type="http://schemas.openxmlformats.org/officeDocument/2006/relationships/hyperlink" Target="https://www.zotero.org/google-docs/?h0HfhC" TargetMode="External"/><Relationship Id="rId1" Type="http://schemas.openxmlformats.org/officeDocument/2006/relationships/customXml" Target="../customXml/item1.xml"/><Relationship Id="rId212" Type="http://schemas.openxmlformats.org/officeDocument/2006/relationships/hyperlink" Target="https://www.zotero.org/google-docs/?h0HfhC" TargetMode="External"/><Relationship Id="rId233" Type="http://schemas.openxmlformats.org/officeDocument/2006/relationships/hyperlink" Target="https://www.zotero.org/google-docs/?h0HfhC" TargetMode="External"/><Relationship Id="rId254" Type="http://schemas.openxmlformats.org/officeDocument/2006/relationships/hyperlink" Target="https://www.zotero.org/google-docs/?h0HfhC" TargetMode="External"/><Relationship Id="rId28" Type="http://schemas.openxmlformats.org/officeDocument/2006/relationships/hyperlink" Target="https://www.zotero.org/google-docs/?1Lf1zB" TargetMode="External"/><Relationship Id="rId49" Type="http://schemas.openxmlformats.org/officeDocument/2006/relationships/image" Target="media/image1.png"/><Relationship Id="rId114" Type="http://schemas.openxmlformats.org/officeDocument/2006/relationships/hyperlink" Target="https://www.zotero.org/google-docs/?h0HfhC" TargetMode="External"/><Relationship Id="rId275" Type="http://schemas.openxmlformats.org/officeDocument/2006/relationships/hyperlink" Target="https://www.zotero.org/google-docs/?h0HfhC" TargetMode="External"/><Relationship Id="rId296" Type="http://schemas.openxmlformats.org/officeDocument/2006/relationships/hyperlink" Target="https://www.zotero.org/google-docs/?h0HfhC" TargetMode="External"/><Relationship Id="rId300" Type="http://schemas.openxmlformats.org/officeDocument/2006/relationships/hyperlink" Target="https://www.zotero.org/google-docs/?h0HfhC" TargetMode="External"/><Relationship Id="rId60" Type="http://schemas.openxmlformats.org/officeDocument/2006/relationships/hyperlink" Target="https://www.zotero.org/google-docs/?fk7k0C" TargetMode="External"/><Relationship Id="rId81" Type="http://schemas.openxmlformats.org/officeDocument/2006/relationships/hyperlink" Target="https://www.zotero.org/google-docs/?h0HfhC" TargetMode="External"/><Relationship Id="rId135" Type="http://schemas.openxmlformats.org/officeDocument/2006/relationships/hyperlink" Target="https://www.zotero.org/google-docs/?h0HfhC" TargetMode="External"/><Relationship Id="rId156" Type="http://schemas.openxmlformats.org/officeDocument/2006/relationships/hyperlink" Target="https://www.zotero.org/google-docs/?h0HfhC" TargetMode="External"/><Relationship Id="rId177" Type="http://schemas.openxmlformats.org/officeDocument/2006/relationships/hyperlink" Target="https://www.zotero.org/google-docs/?h0HfhC" TargetMode="External"/><Relationship Id="rId198" Type="http://schemas.openxmlformats.org/officeDocument/2006/relationships/hyperlink" Target="https://www.zotero.org/google-docs/?h0HfhC" TargetMode="External"/><Relationship Id="rId321" Type="http://schemas.openxmlformats.org/officeDocument/2006/relationships/hyperlink" Target="https://www.zotero.org/google-docs/?h0HfhC" TargetMode="External"/><Relationship Id="rId342" Type="http://schemas.openxmlformats.org/officeDocument/2006/relationships/hyperlink" Target="https://www.zotero.org/google-docs/?h0HfhC" TargetMode="External"/><Relationship Id="rId363" Type="http://schemas.microsoft.com/office/2011/relationships/people" Target="people.xml"/><Relationship Id="rId202" Type="http://schemas.openxmlformats.org/officeDocument/2006/relationships/hyperlink" Target="https://www.zotero.org/google-docs/?h0HfhC" TargetMode="External"/><Relationship Id="rId223" Type="http://schemas.openxmlformats.org/officeDocument/2006/relationships/hyperlink" Target="https://www.zotero.org/google-docs/?h0HfhC" TargetMode="External"/><Relationship Id="rId244" Type="http://schemas.openxmlformats.org/officeDocument/2006/relationships/hyperlink" Target="https://www.zotero.org/google-docs/?h0HfhC" TargetMode="External"/><Relationship Id="rId18" Type="http://schemas.openxmlformats.org/officeDocument/2006/relationships/hyperlink" Target="https://www.zotero.org/google-docs/?4umW3y" TargetMode="External"/><Relationship Id="rId39" Type="http://schemas.openxmlformats.org/officeDocument/2006/relationships/hyperlink" Target="https://www.zotero.org/google-docs/?7iSXZi" TargetMode="External"/><Relationship Id="rId265" Type="http://schemas.openxmlformats.org/officeDocument/2006/relationships/hyperlink" Target="https://www.zotero.org/google-docs/?h0HfhC" TargetMode="External"/><Relationship Id="rId286" Type="http://schemas.openxmlformats.org/officeDocument/2006/relationships/hyperlink" Target="https://www.zotero.org/google-docs/?h0HfhC" TargetMode="External"/><Relationship Id="rId50" Type="http://schemas.openxmlformats.org/officeDocument/2006/relationships/image" Target="media/image2.png"/><Relationship Id="rId104" Type="http://schemas.openxmlformats.org/officeDocument/2006/relationships/hyperlink" Target="https://www.zotero.org/google-docs/?h0HfhC" TargetMode="External"/><Relationship Id="rId125" Type="http://schemas.openxmlformats.org/officeDocument/2006/relationships/hyperlink" Target="https://www.zotero.org/google-docs/?h0HfhC" TargetMode="External"/><Relationship Id="rId146" Type="http://schemas.openxmlformats.org/officeDocument/2006/relationships/hyperlink" Target="https://www.zotero.org/google-docs/?h0HfhC" TargetMode="External"/><Relationship Id="rId167" Type="http://schemas.openxmlformats.org/officeDocument/2006/relationships/hyperlink" Target="https://www.zotero.org/google-docs/?h0HfhC" TargetMode="External"/><Relationship Id="rId188" Type="http://schemas.openxmlformats.org/officeDocument/2006/relationships/hyperlink" Target="https://www.zotero.org/google-docs/?h0HfhC" TargetMode="External"/><Relationship Id="rId311" Type="http://schemas.openxmlformats.org/officeDocument/2006/relationships/hyperlink" Target="https://www.zotero.org/google-docs/?h0HfhC" TargetMode="External"/><Relationship Id="rId332" Type="http://schemas.openxmlformats.org/officeDocument/2006/relationships/hyperlink" Target="https://www.zotero.org/google-docs/?h0HfhC" TargetMode="External"/><Relationship Id="rId353" Type="http://schemas.openxmlformats.org/officeDocument/2006/relationships/hyperlink" Target="https://www.zotero.org/google-docs/?h0HfhC" TargetMode="External"/><Relationship Id="rId71" Type="http://schemas.openxmlformats.org/officeDocument/2006/relationships/hyperlink" Target="https://www.zotero.org/google-docs/?m1w1GM" TargetMode="External"/><Relationship Id="rId92" Type="http://schemas.openxmlformats.org/officeDocument/2006/relationships/hyperlink" Target="https://www.zotero.org/google-docs/?h0HfhC" TargetMode="External"/><Relationship Id="rId213" Type="http://schemas.openxmlformats.org/officeDocument/2006/relationships/hyperlink" Target="https://www.zotero.org/google-docs/?h0HfhC" TargetMode="External"/><Relationship Id="rId234" Type="http://schemas.openxmlformats.org/officeDocument/2006/relationships/hyperlink" Target="https://www.zotero.org/google-docs/?h0HfhC" TargetMode="External"/><Relationship Id="rId2" Type="http://schemas.openxmlformats.org/officeDocument/2006/relationships/numbering" Target="numbering.xml"/><Relationship Id="rId29" Type="http://schemas.openxmlformats.org/officeDocument/2006/relationships/hyperlink" Target="https://www.zotero.org/google-docs/?fGVnvm" TargetMode="External"/><Relationship Id="rId255" Type="http://schemas.openxmlformats.org/officeDocument/2006/relationships/hyperlink" Target="https://www.zotero.org/google-docs/?h0HfhC" TargetMode="External"/><Relationship Id="rId276" Type="http://schemas.openxmlformats.org/officeDocument/2006/relationships/hyperlink" Target="https://www.zotero.org/google-docs/?h0HfhC" TargetMode="External"/><Relationship Id="rId297" Type="http://schemas.openxmlformats.org/officeDocument/2006/relationships/hyperlink" Target="https://www.zotero.org/google-docs/?h0HfhC" TargetMode="External"/><Relationship Id="rId40" Type="http://schemas.openxmlformats.org/officeDocument/2006/relationships/hyperlink" Target="https://www.zotero.org/google-docs/?Ghcblt" TargetMode="External"/><Relationship Id="rId115" Type="http://schemas.openxmlformats.org/officeDocument/2006/relationships/hyperlink" Target="https://www.zotero.org/google-docs/?h0HfhC" TargetMode="External"/><Relationship Id="rId136" Type="http://schemas.openxmlformats.org/officeDocument/2006/relationships/hyperlink" Target="https://www.zotero.org/google-docs/?h0HfhC" TargetMode="External"/><Relationship Id="rId157" Type="http://schemas.openxmlformats.org/officeDocument/2006/relationships/hyperlink" Target="https://www.zotero.org/google-docs/?h0HfhC" TargetMode="External"/><Relationship Id="rId178" Type="http://schemas.openxmlformats.org/officeDocument/2006/relationships/hyperlink" Target="https://www.zotero.org/google-docs/?h0HfhC" TargetMode="External"/><Relationship Id="rId301" Type="http://schemas.openxmlformats.org/officeDocument/2006/relationships/hyperlink" Target="https://www.zotero.org/google-docs/?h0HfhC" TargetMode="External"/><Relationship Id="rId322" Type="http://schemas.openxmlformats.org/officeDocument/2006/relationships/hyperlink" Target="https://www.zotero.org/google-docs/?h0HfhC" TargetMode="External"/><Relationship Id="rId343" Type="http://schemas.openxmlformats.org/officeDocument/2006/relationships/hyperlink" Target="https://www.zotero.org/google-docs/?h0HfhC" TargetMode="External"/><Relationship Id="rId364" Type="http://schemas.openxmlformats.org/officeDocument/2006/relationships/theme" Target="theme/theme1.xml"/><Relationship Id="rId61" Type="http://schemas.openxmlformats.org/officeDocument/2006/relationships/hyperlink" Target="https://www.zotero.org/google-docs/?qDSURa" TargetMode="External"/><Relationship Id="rId82" Type="http://schemas.openxmlformats.org/officeDocument/2006/relationships/hyperlink" Target="https://www.zotero.org/google-docs/?h0HfhC" TargetMode="External"/><Relationship Id="rId199" Type="http://schemas.openxmlformats.org/officeDocument/2006/relationships/hyperlink" Target="https://www.zotero.org/google-docs/?h0HfhC" TargetMode="External"/><Relationship Id="rId203" Type="http://schemas.openxmlformats.org/officeDocument/2006/relationships/hyperlink" Target="https://www.zotero.org/google-docs/?h0HfhC" TargetMode="External"/><Relationship Id="rId19" Type="http://schemas.openxmlformats.org/officeDocument/2006/relationships/hyperlink" Target="https://www.zotero.org/google-docs/?PH5cQH" TargetMode="External"/><Relationship Id="rId224" Type="http://schemas.openxmlformats.org/officeDocument/2006/relationships/hyperlink" Target="https://www.zotero.org/google-docs/?h0HfhC" TargetMode="External"/><Relationship Id="rId245" Type="http://schemas.openxmlformats.org/officeDocument/2006/relationships/hyperlink" Target="https://www.zotero.org/google-docs/?h0HfhC" TargetMode="External"/><Relationship Id="rId266" Type="http://schemas.openxmlformats.org/officeDocument/2006/relationships/hyperlink" Target="https://www.zotero.org/google-docs/?h0HfhC" TargetMode="External"/><Relationship Id="rId287" Type="http://schemas.openxmlformats.org/officeDocument/2006/relationships/hyperlink" Target="https://www.zotero.org/google-docs/?h0HfhC" TargetMode="External"/><Relationship Id="rId30" Type="http://schemas.openxmlformats.org/officeDocument/2006/relationships/hyperlink" Target="http://www.dsi-studio.labsolver.org/" TargetMode="External"/><Relationship Id="rId105" Type="http://schemas.openxmlformats.org/officeDocument/2006/relationships/hyperlink" Target="https://www.zotero.org/google-docs/?h0HfhC" TargetMode="External"/><Relationship Id="rId126" Type="http://schemas.openxmlformats.org/officeDocument/2006/relationships/hyperlink" Target="https://www.zotero.org/google-docs/?h0HfhC" TargetMode="External"/><Relationship Id="rId147" Type="http://schemas.openxmlformats.org/officeDocument/2006/relationships/hyperlink" Target="https://www.zotero.org/google-docs/?h0HfhC" TargetMode="External"/><Relationship Id="rId168" Type="http://schemas.openxmlformats.org/officeDocument/2006/relationships/hyperlink" Target="https://www.zotero.org/google-docs/?h0HfhC" TargetMode="External"/><Relationship Id="rId312" Type="http://schemas.openxmlformats.org/officeDocument/2006/relationships/hyperlink" Target="https://www.zotero.org/google-docs/?h0HfhC" TargetMode="External"/><Relationship Id="rId333" Type="http://schemas.openxmlformats.org/officeDocument/2006/relationships/hyperlink" Target="https://www.zotero.org/google-docs/?h0HfhC" TargetMode="External"/><Relationship Id="rId354" Type="http://schemas.openxmlformats.org/officeDocument/2006/relationships/hyperlink" Target="https://www.zotero.org/google-docs/?h0HfhC" TargetMode="External"/><Relationship Id="rId51" Type="http://schemas.openxmlformats.org/officeDocument/2006/relationships/image" Target="media/image3.png"/><Relationship Id="rId72" Type="http://schemas.openxmlformats.org/officeDocument/2006/relationships/hyperlink" Target="https://www.zotero.org/google-docs/?h0HfhC" TargetMode="External"/><Relationship Id="rId93" Type="http://schemas.openxmlformats.org/officeDocument/2006/relationships/hyperlink" Target="https://www.zotero.org/google-docs/?h0HfhC" TargetMode="External"/><Relationship Id="rId189" Type="http://schemas.openxmlformats.org/officeDocument/2006/relationships/hyperlink" Target="https://www.zotero.org/google-docs/?h0HfhC" TargetMode="External"/><Relationship Id="rId3" Type="http://schemas.openxmlformats.org/officeDocument/2006/relationships/styles" Target="styles.xml"/><Relationship Id="rId214" Type="http://schemas.openxmlformats.org/officeDocument/2006/relationships/hyperlink" Target="https://www.zotero.org/google-docs/?h0HfhC" TargetMode="External"/><Relationship Id="rId235" Type="http://schemas.openxmlformats.org/officeDocument/2006/relationships/hyperlink" Target="https://www.zotero.org/google-docs/?h0HfhC" TargetMode="External"/><Relationship Id="rId256" Type="http://schemas.openxmlformats.org/officeDocument/2006/relationships/hyperlink" Target="https://www.zotero.org/google-docs/?h0HfhC" TargetMode="External"/><Relationship Id="rId277" Type="http://schemas.openxmlformats.org/officeDocument/2006/relationships/hyperlink" Target="https://www.zotero.org/google-docs/?h0HfhC" TargetMode="External"/><Relationship Id="rId298" Type="http://schemas.openxmlformats.org/officeDocument/2006/relationships/hyperlink" Target="https://www.zotero.org/google-docs/?h0HfhC" TargetMode="External"/><Relationship Id="rId116" Type="http://schemas.openxmlformats.org/officeDocument/2006/relationships/hyperlink" Target="https://www.zotero.org/google-docs/?h0HfhC" TargetMode="External"/><Relationship Id="rId137" Type="http://schemas.openxmlformats.org/officeDocument/2006/relationships/hyperlink" Target="https://www.zotero.org/google-docs/?h0HfhC" TargetMode="External"/><Relationship Id="rId158" Type="http://schemas.openxmlformats.org/officeDocument/2006/relationships/hyperlink" Target="https://www.zotero.org/google-docs/?h0HfhC" TargetMode="External"/><Relationship Id="rId302" Type="http://schemas.openxmlformats.org/officeDocument/2006/relationships/hyperlink" Target="https://www.zotero.org/google-docs/?h0HfhC" TargetMode="External"/><Relationship Id="rId323" Type="http://schemas.openxmlformats.org/officeDocument/2006/relationships/hyperlink" Target="https://www.zotero.org/google-docs/?h0HfhC" TargetMode="External"/><Relationship Id="rId344" Type="http://schemas.openxmlformats.org/officeDocument/2006/relationships/hyperlink" Target="https://www.zotero.org/google-docs/?h0HfhC" TargetMode="External"/><Relationship Id="rId20" Type="http://schemas.openxmlformats.org/officeDocument/2006/relationships/hyperlink" Target="https://www.zotero.org/google-docs/?gHbD3i" TargetMode="External"/><Relationship Id="rId41" Type="http://schemas.openxmlformats.org/officeDocument/2006/relationships/hyperlink" Target="https://www.zotero.org/google-docs/?Qvh8Qp" TargetMode="External"/><Relationship Id="rId62" Type="http://schemas.openxmlformats.org/officeDocument/2006/relationships/hyperlink" Target="https://www.zotero.org/google-docs/?t0WSfS" TargetMode="External"/><Relationship Id="rId83" Type="http://schemas.openxmlformats.org/officeDocument/2006/relationships/hyperlink" Target="https://www.zotero.org/google-docs/?h0HfhC" TargetMode="External"/><Relationship Id="rId179" Type="http://schemas.openxmlformats.org/officeDocument/2006/relationships/hyperlink" Target="https://www.zotero.org/google-docs/?h0HfhC" TargetMode="External"/><Relationship Id="rId190" Type="http://schemas.openxmlformats.org/officeDocument/2006/relationships/hyperlink" Target="https://www.zotero.org/google-docs/?h0HfhC" TargetMode="External"/><Relationship Id="rId204" Type="http://schemas.openxmlformats.org/officeDocument/2006/relationships/hyperlink" Target="https://www.zotero.org/google-docs/?h0HfhC" TargetMode="External"/><Relationship Id="rId225" Type="http://schemas.openxmlformats.org/officeDocument/2006/relationships/hyperlink" Target="https://www.zotero.org/google-docs/?h0HfhC" TargetMode="External"/><Relationship Id="rId246" Type="http://schemas.openxmlformats.org/officeDocument/2006/relationships/hyperlink" Target="https://www.zotero.org/google-docs/?h0HfhC" TargetMode="External"/><Relationship Id="rId267" Type="http://schemas.openxmlformats.org/officeDocument/2006/relationships/hyperlink" Target="https://www.zotero.org/google-docs/?h0HfhC" TargetMode="External"/><Relationship Id="rId288" Type="http://schemas.openxmlformats.org/officeDocument/2006/relationships/hyperlink" Target="https://www.zotero.org/google-docs/?h0HfhC" TargetMode="External"/><Relationship Id="rId106" Type="http://schemas.openxmlformats.org/officeDocument/2006/relationships/hyperlink" Target="https://www.zotero.org/google-docs/?h0HfhC" TargetMode="External"/><Relationship Id="rId127" Type="http://schemas.openxmlformats.org/officeDocument/2006/relationships/hyperlink" Target="https://www.zotero.org/google-docs/?h0HfhC" TargetMode="External"/><Relationship Id="rId313" Type="http://schemas.openxmlformats.org/officeDocument/2006/relationships/hyperlink" Target="https://www.zotero.org/google-docs/?h0HfhC" TargetMode="External"/><Relationship Id="rId10" Type="http://schemas.openxmlformats.org/officeDocument/2006/relationships/hyperlink" Target="https://www.zotero.org/google-docs/?NtIwnk" TargetMode="External"/><Relationship Id="rId31" Type="http://schemas.openxmlformats.org/officeDocument/2006/relationships/hyperlink" Target="https://www.zotero.org/google-docs/?dTbMYr" TargetMode="External"/><Relationship Id="rId52" Type="http://schemas.openxmlformats.org/officeDocument/2006/relationships/hyperlink" Target="https://www.zotero.org/google-docs/?UHNDjM" TargetMode="External"/><Relationship Id="rId73" Type="http://schemas.openxmlformats.org/officeDocument/2006/relationships/hyperlink" Target="https://www.zotero.org/google-docs/?h0HfhC" TargetMode="External"/><Relationship Id="rId94" Type="http://schemas.openxmlformats.org/officeDocument/2006/relationships/hyperlink" Target="https://www.zotero.org/google-docs/?h0HfhC" TargetMode="External"/><Relationship Id="rId148" Type="http://schemas.openxmlformats.org/officeDocument/2006/relationships/hyperlink" Target="https://www.zotero.org/google-docs/?h0HfhC" TargetMode="External"/><Relationship Id="rId169" Type="http://schemas.openxmlformats.org/officeDocument/2006/relationships/hyperlink" Target="https://www.zotero.org/google-docs/?h0HfhC" TargetMode="External"/><Relationship Id="rId334" Type="http://schemas.openxmlformats.org/officeDocument/2006/relationships/hyperlink" Target="https://www.zotero.org/google-docs/?h0HfhC" TargetMode="External"/><Relationship Id="rId355" Type="http://schemas.openxmlformats.org/officeDocument/2006/relationships/hyperlink" Target="https://www.zotero.org/google-docs/?h0HfhC" TargetMode="External"/><Relationship Id="rId4" Type="http://schemas.openxmlformats.org/officeDocument/2006/relationships/settings" Target="settings.xml"/><Relationship Id="rId180" Type="http://schemas.openxmlformats.org/officeDocument/2006/relationships/hyperlink" Target="https://www.zotero.org/google-docs/?h0HfhC" TargetMode="External"/><Relationship Id="rId215" Type="http://schemas.openxmlformats.org/officeDocument/2006/relationships/hyperlink" Target="https://www.zotero.org/google-docs/?h0HfhC" TargetMode="External"/><Relationship Id="rId236" Type="http://schemas.openxmlformats.org/officeDocument/2006/relationships/hyperlink" Target="https://www.zotero.org/google-docs/?h0HfhC" TargetMode="External"/><Relationship Id="rId257" Type="http://schemas.openxmlformats.org/officeDocument/2006/relationships/hyperlink" Target="https://www.zotero.org/google-docs/?h0HfhC" TargetMode="External"/><Relationship Id="rId278" Type="http://schemas.openxmlformats.org/officeDocument/2006/relationships/hyperlink" Target="https://www.zotero.org/google-docs/?h0HfhC" TargetMode="External"/><Relationship Id="rId303" Type="http://schemas.openxmlformats.org/officeDocument/2006/relationships/hyperlink" Target="https://www.zotero.org/google-docs/?h0HfhC" TargetMode="External"/><Relationship Id="rId42" Type="http://schemas.openxmlformats.org/officeDocument/2006/relationships/hyperlink" Target="https://www.zotero.org/google-docs/?zX3Km5" TargetMode="External"/><Relationship Id="rId84" Type="http://schemas.openxmlformats.org/officeDocument/2006/relationships/hyperlink" Target="https://www.zotero.org/google-docs/?h0HfhC" TargetMode="External"/><Relationship Id="rId138" Type="http://schemas.openxmlformats.org/officeDocument/2006/relationships/hyperlink" Target="https://www.zotero.org/google-docs/?h0HfhC" TargetMode="External"/><Relationship Id="rId345" Type="http://schemas.openxmlformats.org/officeDocument/2006/relationships/hyperlink" Target="https://www.zotero.org/google-docs/?h0HfhC" TargetMode="External"/><Relationship Id="rId191" Type="http://schemas.openxmlformats.org/officeDocument/2006/relationships/hyperlink" Target="https://www.zotero.org/google-docs/?h0HfhC" TargetMode="External"/><Relationship Id="rId205" Type="http://schemas.openxmlformats.org/officeDocument/2006/relationships/hyperlink" Target="https://www.zotero.org/google-docs/?h0HfhC" TargetMode="External"/><Relationship Id="rId247" Type="http://schemas.openxmlformats.org/officeDocument/2006/relationships/hyperlink" Target="https://www.zotero.org/google-docs/?h0HfhC" TargetMode="External"/><Relationship Id="rId107" Type="http://schemas.openxmlformats.org/officeDocument/2006/relationships/hyperlink" Target="https://www.zotero.org/google-docs/?h0HfhC" TargetMode="External"/><Relationship Id="rId289" Type="http://schemas.openxmlformats.org/officeDocument/2006/relationships/hyperlink" Target="https://www.zotero.org/google-docs/?h0HfhC" TargetMode="External"/><Relationship Id="rId11" Type="http://schemas.openxmlformats.org/officeDocument/2006/relationships/hyperlink" Target="https://www.zotero.org/google-docs/?uVoZ4A" TargetMode="External"/><Relationship Id="rId53" Type="http://schemas.openxmlformats.org/officeDocument/2006/relationships/image" Target="media/image4.png"/><Relationship Id="rId149" Type="http://schemas.openxmlformats.org/officeDocument/2006/relationships/hyperlink" Target="https://www.zotero.org/google-docs/?h0HfhC" TargetMode="External"/><Relationship Id="rId314" Type="http://schemas.openxmlformats.org/officeDocument/2006/relationships/hyperlink" Target="https://www.zotero.org/google-docs/?h0HfhC" TargetMode="External"/><Relationship Id="rId356" Type="http://schemas.openxmlformats.org/officeDocument/2006/relationships/hyperlink" Target="https://www.zotero.org/google-docs/?h0HfhC" TargetMode="External"/><Relationship Id="rId95" Type="http://schemas.openxmlformats.org/officeDocument/2006/relationships/hyperlink" Target="https://www.zotero.org/google-docs/?h0HfhC" TargetMode="External"/><Relationship Id="rId160" Type="http://schemas.openxmlformats.org/officeDocument/2006/relationships/hyperlink" Target="https://www.zotero.org/google-docs/?h0HfhC" TargetMode="External"/><Relationship Id="rId216" Type="http://schemas.openxmlformats.org/officeDocument/2006/relationships/hyperlink" Target="https://www.zotero.org/google-docs/?h0HfhC" TargetMode="External"/><Relationship Id="rId258" Type="http://schemas.openxmlformats.org/officeDocument/2006/relationships/hyperlink" Target="https://www.zotero.org/google-docs/?h0HfhC" TargetMode="External"/><Relationship Id="rId22" Type="http://schemas.openxmlformats.org/officeDocument/2006/relationships/hyperlink" Target="https://www.zotero.org/google-docs/?AD9Z4G" TargetMode="External"/><Relationship Id="rId64" Type="http://schemas.openxmlformats.org/officeDocument/2006/relationships/hyperlink" Target="https://www.zotero.org/google-docs/?QTSXzf" TargetMode="External"/><Relationship Id="rId118" Type="http://schemas.openxmlformats.org/officeDocument/2006/relationships/hyperlink" Target="https://www.zotero.org/google-docs/?h0HfhC" TargetMode="External"/><Relationship Id="rId325" Type="http://schemas.openxmlformats.org/officeDocument/2006/relationships/hyperlink" Target="https://www.zotero.org/google-docs/?h0HfhC" TargetMode="External"/><Relationship Id="rId171" Type="http://schemas.openxmlformats.org/officeDocument/2006/relationships/hyperlink" Target="https://www.zotero.org/google-docs/?h0HfhC" TargetMode="External"/><Relationship Id="rId227" Type="http://schemas.openxmlformats.org/officeDocument/2006/relationships/hyperlink" Target="https://www.zotero.org/google-docs/?h0HfhC" TargetMode="External"/><Relationship Id="rId269" Type="http://schemas.openxmlformats.org/officeDocument/2006/relationships/hyperlink" Target="https://www.zotero.org/google-docs/?h0HfhC" TargetMode="External"/><Relationship Id="rId33" Type="http://schemas.openxmlformats.org/officeDocument/2006/relationships/hyperlink" Target="https://www.zotero.org/google-docs/?uB4EYM" TargetMode="External"/><Relationship Id="rId129" Type="http://schemas.openxmlformats.org/officeDocument/2006/relationships/hyperlink" Target="https://www.zotero.org/google-docs/?h0HfhC" TargetMode="External"/><Relationship Id="rId280" Type="http://schemas.openxmlformats.org/officeDocument/2006/relationships/hyperlink" Target="https://www.zotero.org/google-docs/?h0HfhC" TargetMode="External"/><Relationship Id="rId336" Type="http://schemas.openxmlformats.org/officeDocument/2006/relationships/hyperlink" Target="https://www.zotero.org/google-docs/?h0HfhC" TargetMode="External"/><Relationship Id="rId75" Type="http://schemas.openxmlformats.org/officeDocument/2006/relationships/hyperlink" Target="https://www.zotero.org/google-docs/?h0HfhC" TargetMode="External"/><Relationship Id="rId140" Type="http://schemas.openxmlformats.org/officeDocument/2006/relationships/hyperlink" Target="https://www.zotero.org/google-docs/?h0HfhC" TargetMode="External"/><Relationship Id="rId182" Type="http://schemas.openxmlformats.org/officeDocument/2006/relationships/hyperlink" Target="https://www.zotero.org/google-docs/?h0HfhC" TargetMode="External"/><Relationship Id="rId6" Type="http://schemas.openxmlformats.org/officeDocument/2006/relationships/comments" Target="comments.xml"/><Relationship Id="rId238" Type="http://schemas.openxmlformats.org/officeDocument/2006/relationships/hyperlink" Target="https://www.zotero.org/google-docs/?h0HfhC" TargetMode="External"/><Relationship Id="rId291" Type="http://schemas.openxmlformats.org/officeDocument/2006/relationships/hyperlink" Target="https://www.zotero.org/google-docs/?h0HfhC" TargetMode="External"/><Relationship Id="rId305" Type="http://schemas.openxmlformats.org/officeDocument/2006/relationships/hyperlink" Target="https://www.zotero.org/google-docs/?h0HfhC" TargetMode="External"/><Relationship Id="rId347" Type="http://schemas.openxmlformats.org/officeDocument/2006/relationships/hyperlink" Target="https://www.zotero.org/google-docs/?h0HfhC" TargetMode="External"/><Relationship Id="rId44" Type="http://schemas.openxmlformats.org/officeDocument/2006/relationships/hyperlink" Target="https://www.zotero.org/google-docs/?krs7ud" TargetMode="External"/><Relationship Id="rId86" Type="http://schemas.openxmlformats.org/officeDocument/2006/relationships/hyperlink" Target="https://www.zotero.org/google-docs/?h0HfhC" TargetMode="External"/><Relationship Id="rId151" Type="http://schemas.openxmlformats.org/officeDocument/2006/relationships/hyperlink" Target="https://www.zotero.org/google-docs/?h0HfhC" TargetMode="External"/><Relationship Id="rId193" Type="http://schemas.openxmlformats.org/officeDocument/2006/relationships/hyperlink" Target="https://www.zotero.org/google-docs/?h0HfhC" TargetMode="External"/><Relationship Id="rId207" Type="http://schemas.openxmlformats.org/officeDocument/2006/relationships/hyperlink" Target="https://www.zotero.org/google-docs/?h0HfhC" TargetMode="External"/><Relationship Id="rId249" Type="http://schemas.openxmlformats.org/officeDocument/2006/relationships/hyperlink" Target="https://www.zotero.org/google-docs/?h0HfhC" TargetMode="External"/><Relationship Id="rId13" Type="http://schemas.openxmlformats.org/officeDocument/2006/relationships/hyperlink" Target="https://www.zotero.org/google-docs/?ywbqM3" TargetMode="External"/><Relationship Id="rId109" Type="http://schemas.openxmlformats.org/officeDocument/2006/relationships/hyperlink" Target="https://www.zotero.org/google-docs/?h0HfhC" TargetMode="External"/><Relationship Id="rId260" Type="http://schemas.openxmlformats.org/officeDocument/2006/relationships/hyperlink" Target="https://www.zotero.org/google-docs/?h0HfhC" TargetMode="External"/><Relationship Id="rId316" Type="http://schemas.openxmlformats.org/officeDocument/2006/relationships/hyperlink" Target="https://www.zotero.org/google-docs/?h0HfhC" TargetMode="External"/><Relationship Id="rId55" Type="http://schemas.openxmlformats.org/officeDocument/2006/relationships/hyperlink" Target="https://www.zotero.org/google-docs/?cxVwqy" TargetMode="External"/><Relationship Id="rId97" Type="http://schemas.openxmlformats.org/officeDocument/2006/relationships/hyperlink" Target="https://www.zotero.org/google-docs/?h0HfhC" TargetMode="External"/><Relationship Id="rId120" Type="http://schemas.openxmlformats.org/officeDocument/2006/relationships/hyperlink" Target="https://www.zotero.org/google-docs/?h0HfhC" TargetMode="External"/><Relationship Id="rId358" Type="http://schemas.openxmlformats.org/officeDocument/2006/relationships/hyperlink" Target="https://www.zotero.org/google-docs/?h0HfhC" TargetMode="External"/><Relationship Id="rId162" Type="http://schemas.openxmlformats.org/officeDocument/2006/relationships/hyperlink" Target="https://www.zotero.org/google-docs/?h0HfhC" TargetMode="External"/><Relationship Id="rId218" Type="http://schemas.openxmlformats.org/officeDocument/2006/relationships/hyperlink" Target="https://www.zotero.org/google-docs/?h0HfhC" TargetMode="External"/><Relationship Id="rId271" Type="http://schemas.openxmlformats.org/officeDocument/2006/relationships/hyperlink" Target="https://www.zotero.org/google-docs/?h0HfhC" TargetMode="External"/><Relationship Id="rId24" Type="http://schemas.openxmlformats.org/officeDocument/2006/relationships/hyperlink" Target="https://www.zotero.org/google-docs/?784lKd" TargetMode="External"/><Relationship Id="rId66" Type="http://schemas.openxmlformats.org/officeDocument/2006/relationships/hyperlink" Target="https://www.zotero.org/google-docs/?nVSs2v" TargetMode="External"/><Relationship Id="rId131" Type="http://schemas.openxmlformats.org/officeDocument/2006/relationships/hyperlink" Target="https://www.zotero.org/google-docs/?h0HfhC" TargetMode="External"/><Relationship Id="rId327" Type="http://schemas.openxmlformats.org/officeDocument/2006/relationships/hyperlink" Target="https://www.zotero.org/google-docs/?h0HfhC" TargetMode="External"/><Relationship Id="rId173" Type="http://schemas.openxmlformats.org/officeDocument/2006/relationships/hyperlink" Target="https://www.zotero.org/google-docs/?h0HfhC" TargetMode="External"/><Relationship Id="rId229" Type="http://schemas.openxmlformats.org/officeDocument/2006/relationships/hyperlink" Target="https://www.zotero.org/google-docs/?h0HfhC" TargetMode="External"/><Relationship Id="rId240" Type="http://schemas.openxmlformats.org/officeDocument/2006/relationships/hyperlink" Target="https://www.zotero.org/google-docs/?h0HfhC" TargetMode="External"/><Relationship Id="rId35" Type="http://schemas.openxmlformats.org/officeDocument/2006/relationships/hyperlink" Target="https://fsl.fmrib.ox.ac.uk/fsl/fslwiki/Atlases)" TargetMode="External"/><Relationship Id="rId77" Type="http://schemas.openxmlformats.org/officeDocument/2006/relationships/hyperlink" Target="https://www.zotero.org/google-docs/?h0HfhC" TargetMode="External"/><Relationship Id="rId100" Type="http://schemas.openxmlformats.org/officeDocument/2006/relationships/hyperlink" Target="https://www.zotero.org/google-docs/?h0HfhC" TargetMode="External"/><Relationship Id="rId282" Type="http://schemas.openxmlformats.org/officeDocument/2006/relationships/hyperlink" Target="https://www.zotero.org/google-docs/?h0HfhC" TargetMode="External"/><Relationship Id="rId338" Type="http://schemas.openxmlformats.org/officeDocument/2006/relationships/hyperlink" Target="https://www.zotero.org/google-docs/?h0HfhC" TargetMode="External"/><Relationship Id="rId8" Type="http://schemas.microsoft.com/office/2016/09/relationships/commentsIds" Target="commentsIds.xml"/><Relationship Id="rId142" Type="http://schemas.openxmlformats.org/officeDocument/2006/relationships/hyperlink" Target="https://www.zotero.org/google-docs/?h0HfhC" TargetMode="External"/><Relationship Id="rId184" Type="http://schemas.openxmlformats.org/officeDocument/2006/relationships/hyperlink" Target="https://www.zotero.org/google-docs/?h0HfhC" TargetMode="External"/><Relationship Id="rId251" Type="http://schemas.openxmlformats.org/officeDocument/2006/relationships/hyperlink" Target="https://www.zotero.org/google-docs/?h0HfhC" TargetMode="External"/><Relationship Id="rId46" Type="http://schemas.openxmlformats.org/officeDocument/2006/relationships/hyperlink" Target="https://www.zotero.org/google-docs/?3kWOnb" TargetMode="External"/><Relationship Id="rId293" Type="http://schemas.openxmlformats.org/officeDocument/2006/relationships/hyperlink" Target="https://www.zotero.org/google-docs/?h0HfhC" TargetMode="External"/><Relationship Id="rId307" Type="http://schemas.openxmlformats.org/officeDocument/2006/relationships/hyperlink" Target="https://www.zotero.org/google-docs/?h0HfhC" TargetMode="External"/><Relationship Id="rId349" Type="http://schemas.openxmlformats.org/officeDocument/2006/relationships/hyperlink" Target="https://www.zotero.org/google-docs/?h0Hfh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F56E6-B827-CC4C-8596-49BE2D960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24</Pages>
  <Words>13962</Words>
  <Characters>79588</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 H</cp:lastModifiedBy>
  <cp:revision>5</cp:revision>
  <dcterms:created xsi:type="dcterms:W3CDTF">2018-12-15T20:01:00Z</dcterms:created>
  <dcterms:modified xsi:type="dcterms:W3CDTF">2018-12-21T15:02:00Z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id="TurNyPu3"/&gt;&lt;style id="http://www.zotero.org/styles/neuroimage" hasBibliography="1" bibliographyStyleHasBeenSet="0"/&gt;&lt;prefs&gt;&lt;pref name="fieldType" value="Field"/&gt;&lt;/prefs&gt;&lt;/data&gt;</vt:lpwstr>
  </property>
</Properties>
</file>